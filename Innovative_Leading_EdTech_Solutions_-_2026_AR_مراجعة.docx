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Arial" w:cs="Arial" w:eastAsia="Arial" w:hAnsi="Arial"/>
        </w:rPr>
      </w:pPr>
      <w:commentRangeStart w:id="0"/>
      <w:r>
        <w:rPr>
          <w:rFonts w:ascii="Arial" w:cs="Arial" w:eastAsia="Arial" w:hAnsi="Arial"/>
          <w:rtl w:val="0"/>
        </w:rPr>
        <w:t xml:space="preserve">English file: </w:t>
      </w:r>
      <w:hyperlink r:id="rId6">
        <w:r>
          <w:rPr>
            <w:rFonts w:ascii="Arial" w:cs="Arial" w:eastAsia="Arial" w:hAnsi="Arial"/>
            <w:color w:val="0000ee"/>
            <w:u w:val="single"/>
            <w:rtl w:val="0"/>
          </w:rPr>
          <w:t xml:space="preserve">Innovative Leading EdTech - 2026 (Eng)</w:t>
        </w:r>
      </w:hyperlink>
      <w:r>
        <w:rPr>
          <w:rtl w:val="0"/>
        </w:rPr>
      </w:r>
      <w:commentRangeEnd w:id="0"/>
      <w:r>
        <w:rPr>
          <w:rStyle w:val="CommentReference"/>
        </w:rPr>
        <w:commentReference w:id="0"/>
      </w:r>
    </w:p>
    <w:p w:rsidR="00000000" w:rsidDel="00000000" w:rsidP="00000000" w:rsidRDefault="00000000" w:rsidRPr="00000000" w14:paraId="00000002">
      <w:pPr>
        <w:bidi w:val="1"/>
        <w:jc w:val="center"/>
        <w:rPr>
          <w:rFonts w:ascii="Arial" w:cs="Arial" w:eastAsia="Arial" w:hAnsi="Arial"/>
          <w:b w:val="1"/>
          <w:bCs w:val="1"/>
          <w:sz w:val="46"/>
          <w:szCs w:val="46"/>
        </w:rPr>
      </w:pPr>
      <w:r>
        <w:rPr>
          <w:rtl w:val="0"/>
        </w:rPr>
      </w:r>
    </w:p>
    <w:p w:rsidR="00000000" w:rsidDel="00000000" w:rsidP="00000000" w:rsidRDefault="00000000" w:rsidRPr="00000000" w14:paraId="00000003">
      <w:pPr>
        <w:bidi w:val="1"/>
        <w:jc w:val="center"/>
        <w:rPr>
          <w:rFonts w:ascii="Arial" w:cs="Arial" w:eastAsia="Arial" w:hAnsi="Arial"/>
          <w:b w:val="1"/>
          <w:bCs w:val="1"/>
          <w:sz w:val="46"/>
          <w:szCs w:val="46"/>
        </w:rPr>
      </w:pPr>
      <w:r>
        <w:rPr>
          <w:rtl w:val="0"/>
        </w:rPr>
      </w:r>
    </w:p>
    <w:p w:rsidR="00000000" w:rsidDel="00000000" w:rsidP="00000000" w:rsidRDefault="00000000" w:rsidRPr="00000000" w14:paraId="00000004">
      <w:pPr>
        <w:bidi w:val="1"/>
        <w:jc w:val="center"/>
        <w:rPr>
          <w:rFonts w:ascii="Arial" w:cs="Arial" w:eastAsia="Arial" w:hAnsi="Arial"/>
          <w:b w:val="1"/>
          <w:bCs w:val="1"/>
          <w:sz w:val="46"/>
          <w:szCs w:val="46"/>
        </w:rPr>
      </w:pPr>
      <w:commentRangeStart w:id="1"/>
      <w:del w:id="1001" w:author="Claude" w:date="2026-09-23T10:00:00Z">
        <w:r>
          <w:rPr>
            <w:rFonts w:ascii="Arial" w:cs="Arial" w:eastAsia="Arial" w:hAnsi="Arial"/>
            <w:b w:val="1"/>
            <w:bCs w:val="1"/>
            <w:sz w:val="46"/>
            <w:szCs w:val="46"/>
            <w:rtl w:val="1"/>
          </w:rPr>
          <w:delText xml:space="preserve">الحلول</w:delText>
        </w:r>
      </w:del>
      <w:ins w:id="1002" w:author="Claude" w:date="2026-09-23T10:00:00Z">
        <w:r>
          <w:rPr>
            <w:rFonts w:ascii="Arial" w:cs="Arial" w:eastAsia="Arial" w:hAnsi="Arial"/>
            <w:b w:val="1"/>
            <w:bCs w:val="1"/>
            <w:sz w:val="46"/>
            <w:szCs w:val="46"/>
            <w:rtl w:val="1"/>
          </w:rPr>
          <w:t xml:space="preserve">حلول</w:t>
        </w:r>
      </w:ins>
      <w:r>
        <w:rPr>
          <w:rFonts w:ascii="Arial" w:cs="Arial" w:eastAsia="Arial" w:hAnsi="Arial"/>
          <w:b w:val="1"/>
          <w:bCs w:val="1"/>
          <w:sz w:val="46"/>
          <w:szCs w:val="46"/>
          <w:rtl w:val="1"/>
        </w:rPr>
        <w:t xml:space="preserve"> </w:t>
      </w:r>
      <w:del w:id="1003" w:author="Claude" w:date="2026-09-23T10:00:00Z">
        <w:r>
          <w:rPr>
            <w:rFonts w:ascii="Arial" w:cs="Arial" w:eastAsia="Arial" w:hAnsi="Arial"/>
            <w:b w:val="1"/>
            <w:bCs w:val="1"/>
            <w:sz w:val="46"/>
            <w:szCs w:val="46"/>
            <w:rtl w:val="1"/>
          </w:rPr>
          <w:delText xml:space="preserve">الرائدة والمبتكرة</w:delText>
        </w:r>
      </w:del>
      <w:ins w:id="1004" w:author="Claude" w:date="2026-09-23T10:00:00Z">
        <w:r>
          <w:rPr>
            <w:rFonts w:ascii="Arial" w:cs="Arial" w:eastAsia="Arial" w:hAnsi="Arial"/>
            <w:b w:val="1"/>
            <w:bCs w:val="1"/>
            <w:sz w:val="46"/>
            <w:szCs w:val="46"/>
            <w:rtl w:val="1"/>
          </w:rPr>
          <w:t xml:space="preserve">مبتكرة</w:t>
        </w:r>
      </w:ins>
      <w:r>
        <w:rPr>
          <w:rFonts w:ascii="Arial" w:cs="Arial" w:eastAsia="Arial" w:hAnsi="Arial"/>
          <w:b w:val="1"/>
          <w:bCs w:val="1"/>
          <w:sz w:val="46"/>
          <w:szCs w:val="46"/>
          <w:rtl w:val="1"/>
        </w:rPr>
        <w:t xml:space="preserve"> في تكنولوجيا التعليم 2026</w:t>
      </w:r>
      <w:commentRangeEnd w:id="1"/>
      <w:r>
        <w:rPr>
          <w:rStyle w:val="CommentReference"/>
        </w:rPr>
        <w:commentReference w:id="1"/>
      </w:r>
    </w:p>
    <w:p w:rsidR="00000000" w:rsidDel="00000000" w:rsidP="00000000" w:rsidRDefault="00000000" w:rsidRPr="00000000" w14:paraId="00000005">
      <w:pPr>
        <w:bidi w:val="1"/>
        <w:jc w:val="center"/>
        <w:rPr>
          <w:rFonts w:ascii="Arial" w:cs="Arial" w:eastAsia="Arial" w:hAnsi="Arial"/>
          <w:b w:val="1"/>
          <w:bCs w:val="1"/>
          <w:sz w:val="46"/>
          <w:szCs w:val="46"/>
        </w:rPr>
      </w:pPr>
      <w:r>
        <w:rPr>
          <w:rtl w:val="0"/>
        </w:rPr>
      </w:r>
    </w:p>
    <w:p w:rsidR="00000000" w:rsidDel="00000000" w:rsidP="00000000" w:rsidRDefault="00000000" w:rsidRPr="00000000" w14:paraId="00000006">
      <w:pPr>
        <w:bidi w:val="1"/>
        <w:spacing w:after="80" w:line="276" w:lineRule="auto"/>
        <w:jc w:val="center"/>
        <w:rPr>
          <w:rFonts w:ascii="Arial" w:cs="Arial" w:eastAsia="Arial" w:hAnsi="Arial"/>
          <w:sz w:val="28"/>
          <w:szCs w:val="28"/>
        </w:rPr>
      </w:pPr>
      <w:r>
        <w:rPr>
          <w:rFonts w:ascii="Arial" w:cs="Arial" w:eastAsia="Arial" w:hAnsi="Arial"/>
          <w:sz w:val="28"/>
          <w:szCs w:val="28"/>
          <w:rtl w:val="1"/>
        </w:rPr>
        <w:t xml:space="preserve">سكوليرا</w:t>
      </w:r>
      <w:r>
        <w:rPr>
          <w:rtl w:val="0"/>
        </w:rPr>
      </w:r>
      <w:r>
        <w:rPr>
          <w:rFonts w:ascii="Arial" w:cs="Arial" w:eastAsia="Arial" w:hAnsi="Arial"/>
          <w:sz w:val="28"/>
          <w:szCs w:val="28"/>
          <w:rtl w:val="1"/>
        </w:rPr>
        <w:t xml:space="preserve">  |  براكسيلابس  |  كوركت  |  ريمارك</w:t>
      </w:r>
    </w:p>
    <w:p w:rsidR="00000000" w:rsidDel="00000000" w:rsidP="00000000" w:rsidRDefault="00000000" w:rsidRPr="00000000" w14:paraId="00000007">
      <w:pPr>
        <w:jc w:val="center"/>
        <w:rPr>
          <w:rFonts w:ascii="Arial" w:cs="Arial" w:eastAsia="Arial" w:hAnsi="Arial"/>
          <w:sz w:val="28"/>
          <w:szCs w:val="28"/>
        </w:rPr>
      </w:pPr>
      <w:r>
        <w:rPr>
          <w:rtl w:val="0"/>
        </w:rPr>
      </w:r>
    </w:p>
    <w:p w:rsidR="00000000" w:rsidDel="00000000" w:rsidP="00000000" w:rsidRDefault="00000000" w:rsidRPr="00000000" w14:paraId="00000008">
      <w:pPr>
        <w:jc w:val="center"/>
        <w:rPr>
          <w:rFonts w:ascii="Arial" w:cs="Arial" w:eastAsia="Arial" w:hAnsi="Arial"/>
          <w:sz w:val="28"/>
          <w:szCs w:val="28"/>
        </w:rPr>
      </w:pPr>
      <w:r>
        <w:pict>
          <v:rect style="width:0.0pt;height:1.5pt" o:hr="t" o:hrstd="t" o:hralign="center" fillcolor="#A0A0A0" stroked="f"/>
        </w:pict>
      </w:r>
      <w:r>
        <w:rPr>
          <w:rtl w:val="0"/>
        </w:rPr>
      </w:r>
    </w:p>
    <w:p w:rsidR="00000000" w:rsidDel="00000000" w:rsidP="00000000" w:rsidRDefault="00000000" w:rsidRPr="00000000" w14:paraId="00000009">
      <w:pPr>
        <w:spacing w:after="60" w:lineRule="auto"/>
        <w:jc w:val="right"/>
        <w:rPr>
          <w:rFonts w:ascii="Arial" w:cs="Arial" w:eastAsia="Arial" w:hAnsi="Arial"/>
          <w:sz w:val="28"/>
          <w:szCs w:val="28"/>
        </w:rPr>
      </w:pPr>
      <w:r>
        <w:rPr>
          <w:rtl w:val="0"/>
        </w:rPr>
      </w:r>
    </w:p>
    <w:p w:rsidR="00000000" w:rsidDel="00000000" w:rsidP="00000000" w:rsidRDefault="00000000" w:rsidRPr="00000000" w14:paraId="0000000A">
      <w:pPr>
        <w:keepNext w:val="0"/>
        <w:widowControl w:val="0"/>
        <w:bidi w:val="1"/>
        <w:spacing w:after="40" w:line="276" w:lineRule="auto"/>
        <w:rPr>
          <w:rFonts w:ascii="Arial" w:cs="Arial" w:eastAsia="Arial" w:hAnsi="Arial"/>
          <w:sz w:val="36"/>
          <w:szCs w:val="36"/>
        </w:rPr>
      </w:pPr>
      <w:r>
        <w:rPr>
          <w:rFonts w:ascii="Arial" w:cs="Arial" w:eastAsia="Arial" w:hAnsi="Arial"/>
          <w:b w:val="1"/>
          <w:bCs w:val="1"/>
          <w:sz w:val="36"/>
          <w:szCs w:val="36"/>
          <w:rtl w:val="1"/>
        </w:rPr>
        <w:t xml:space="preserve">سكوليرا </w:t>
      </w:r>
      <w:r>
        <w:rPr>
          <w:rtl w:val="0"/>
        </w:rPr>
      </w:r>
    </w:p>
    <w:p w:rsidR="00000000" w:rsidDel="00000000" w:rsidP="00000000" w:rsidRDefault="00000000" w:rsidRPr="00000000" w14:paraId="0000000B">
      <w:pPr>
        <w:keepNext w:val="0"/>
        <w:widowControl w:val="0"/>
        <w:bidi w:val="1"/>
        <w:spacing w:after="0" w:line="276" w:lineRule="auto"/>
        <w:rPr>
          <w:rFonts w:ascii="Arial" w:cs="Arial" w:eastAsia="Arial" w:hAnsi="Arial"/>
          <w:sz w:val="32"/>
          <w:szCs w:val="32"/>
        </w:rPr>
      </w:pPr>
      <w:r>
        <w:rPr>
          <w:rFonts w:ascii="Arial" w:cs="Arial" w:eastAsia="Arial" w:hAnsi="Arial"/>
          <w:b w:val="1"/>
          <w:bCs w:val="1"/>
          <w:sz w:val="32"/>
          <w:szCs w:val="32"/>
          <w:rtl w:val="1"/>
        </w:rPr>
        <w:t xml:space="preserve">منصة </w:t>
      </w:r>
      <w:del w:id="1005" w:author="Claude" w:date="2026-09-23T10:00:00Z">
        <w:r>
          <w:rPr>
            <w:rFonts w:ascii="Arial" w:cs="Arial" w:eastAsia="Arial" w:hAnsi="Arial"/>
            <w:b w:val="1"/>
            <w:bCs w:val="1"/>
            <w:sz w:val="32"/>
            <w:szCs w:val="32"/>
            <w:rtl w:val="1"/>
          </w:rPr>
          <w:delText xml:space="preserve">تعليم</w:delText>
        </w:r>
      </w:del>
      <w:ins w:id="1006" w:author="Claude" w:date="2026-09-23T10:00:00Z">
        <w:r>
          <w:rPr>
            <w:rFonts w:ascii="Arial" w:cs="Arial" w:eastAsia="Arial" w:hAnsi="Arial"/>
            <w:b w:val="1"/>
            <w:bCs w:val="1"/>
            <w:sz w:val="32"/>
            <w:szCs w:val="32"/>
            <w:rtl w:val="1"/>
          </w:rPr>
          <w:t xml:space="preserve">جامعية</w:t>
        </w:r>
      </w:ins>
      <w:r>
        <w:rPr>
          <w:rFonts w:ascii="Arial" w:cs="Arial" w:eastAsia="Arial" w:hAnsi="Arial"/>
          <w:b w:val="1"/>
          <w:bCs w:val="1"/>
          <w:sz w:val="32"/>
          <w:szCs w:val="32"/>
          <w:rtl w:val="1"/>
        </w:rPr>
        <w:t xml:space="preserve"> موحّدة مدعومة بالذكاء </w:t>
      </w:r>
      <w:del w:id="1007" w:author="Claude" w:date="2026-09-23T10:00:00Z">
        <w:r>
          <w:rPr>
            <w:rFonts w:ascii="Arial" w:cs="Arial" w:eastAsia="Arial" w:hAnsi="Arial"/>
            <w:b w:val="1"/>
            <w:bCs w:val="1"/>
            <w:sz w:val="32"/>
            <w:szCs w:val="32"/>
            <w:rtl w:val="1"/>
          </w:rPr>
          <w:delText xml:space="preserve">الاصطناعي</w:delText>
        </w:r>
      </w:del>
      <w:ins w:id="1008" w:author="Claude" w:date="2026-09-23T10:00:00Z">
        <w:r>
          <w:rPr>
            <w:rFonts w:ascii="Arial" w:cs="Arial" w:eastAsia="Arial" w:hAnsi="Arial"/>
            <w:b w:val="1"/>
            <w:bCs w:val="1"/>
            <w:sz w:val="32"/>
            <w:szCs w:val="32"/>
            <w:rtl w:val="1"/>
          </w:rPr>
          <w:t xml:space="preserve">الاصطناعي،</w:t>
        </w:r>
      </w:ins>
      <w:r>
        <w:rPr>
          <w:rFonts w:ascii="Arial" w:cs="Arial" w:eastAsia="Arial" w:hAnsi="Arial"/>
          <w:b w:val="1"/>
          <w:bCs w:val="1"/>
          <w:sz w:val="32"/>
          <w:szCs w:val="32"/>
          <w:rtl w:val="1"/>
        </w:rPr>
        <w:t xml:space="preserve"> </w:t>
      </w:r>
      <w:del w:id="1009" w:author="Claude" w:date="2026-09-23T10:00:00Z">
        <w:r>
          <w:rPr>
            <w:rFonts w:ascii="Arial" w:cs="Arial" w:eastAsia="Arial" w:hAnsi="Arial"/>
            <w:b w:val="1"/>
            <w:bCs w:val="1"/>
            <w:sz w:val="32"/>
            <w:szCs w:val="32"/>
            <w:rtl w:val="1"/>
          </w:rPr>
          <w:delText xml:space="preserve">للتعليم</w:delText>
        </w:r>
      </w:del>
      <w:ins w:id="1010" w:author="Claude" w:date="2026-09-23T10:00:00Z">
        <w:r>
          <w:rPr>
            <w:rFonts w:ascii="Arial" w:cs="Arial" w:eastAsia="Arial" w:hAnsi="Arial"/>
            <w:b w:val="1"/>
            <w:bCs w:val="1"/>
            <w:sz w:val="32"/>
            <w:szCs w:val="32"/>
            <w:rtl w:val="1"/>
          </w:rPr>
          <w:t xml:space="preserve">من</w:t>
        </w:r>
      </w:ins>
      <w:r>
        <w:rPr>
          <w:rFonts w:ascii="Arial" w:cs="Arial" w:eastAsia="Arial" w:hAnsi="Arial"/>
          <w:b w:val="1"/>
          <w:bCs w:val="1"/>
          <w:sz w:val="32"/>
          <w:szCs w:val="32"/>
          <w:rtl w:val="1"/>
        </w:rPr>
        <w:t xml:space="preserve"> </w:t>
      </w:r>
      <w:del w:id="1011" w:author="Claude" w:date="2026-09-23T10:00:00Z">
        <w:r>
          <w:rPr>
            <w:rFonts w:ascii="Arial" w:cs="Arial" w:eastAsia="Arial" w:hAnsi="Arial"/>
            <w:b w:val="1"/>
            <w:bCs w:val="1"/>
            <w:sz w:val="32"/>
            <w:szCs w:val="32"/>
            <w:rtl w:val="1"/>
          </w:rPr>
          <w:delText xml:space="preserve">العالي</w:delText>
        </w:r>
      </w:del>
      <w:ins w:id="1012" w:author="Claude" w:date="2026-09-23T10:00:00Z">
        <w:r>
          <w:rPr>
            <w:rFonts w:ascii="Arial" w:cs="Arial" w:eastAsia="Arial" w:hAnsi="Arial"/>
            <w:b w:val="1"/>
            <w:bCs w:val="1"/>
            <w:sz w:val="32"/>
            <w:szCs w:val="32"/>
            <w:rtl w:val="1"/>
          </w:rPr>
          <w:t xml:space="preserve">قاعة المحاضرات إلى الإدارة</w:t>
        </w:r>
      </w:ins>
      <w:r>
        <w:rPr>
          <w:rtl w:val="0"/>
        </w:rPr>
      </w:r>
    </w:p>
    <w:p w:rsidR="00000000" w:rsidDel="00000000" w:rsidP="00000000" w:rsidRDefault="00000000" w:rsidRPr="00000000" w14:paraId="0000000C">
      <w:pPr>
        <w:bidi w:val="1"/>
        <w:spacing w:after="0" w:line="276" w:lineRule="auto"/>
        <w:rPr>
          <w:rFonts w:ascii="Arial" w:cs="Arial" w:eastAsia="Arial" w:hAnsi="Arial"/>
          <w:b w:val="1"/>
          <w:bCs w:val="1"/>
          <w:sz w:val="28"/>
          <w:szCs w:val="28"/>
        </w:rPr>
      </w:pPr>
      <w:r>
        <w:rPr>
          <w:rFonts w:ascii="Arial" w:cs="Arial" w:eastAsia="Arial" w:hAnsi="Arial"/>
          <w:b w:val="1"/>
          <w:bCs w:val="1"/>
          <w:sz w:val="28"/>
          <w:szCs w:val="28"/>
          <w:rtl w:val="0"/>
        </w:rPr>
        <w:t xml:space="preserve">LMS . CMS . SIS . ERP</w:t>
      </w:r>
    </w:p>
    <w:p w:rsidR="00000000" w:rsidDel="00000000" w:rsidP="00000000" w:rsidRDefault="00000000" w:rsidRPr="00000000" w14:paraId="0000000D">
      <w:pPr>
        <w:bidi w:val="1"/>
        <w:spacing w:after="0" w:line="276" w:lineRule="auto"/>
        <w:rPr>
          <w:rFonts w:ascii="Arial" w:cs="Arial" w:eastAsia="Arial" w:hAnsi="Arial"/>
          <w:b w:val="1"/>
          <w:bCs w:val="1"/>
          <w:sz w:val="28"/>
          <w:szCs w:val="28"/>
        </w:rPr>
      </w:pPr>
      <w:r>
        <w:rPr>
          <w:rtl w:val="0"/>
        </w:rPr>
      </w:r>
    </w:p>
    <w:p w:rsidR="00000000" w:rsidDel="00000000" w:rsidP="00000000" w:rsidRDefault="00000000" w:rsidRPr="00000000" w14:paraId="0000000E">
      <w:pPr>
        <w:bidi w:val="1"/>
        <w:spacing w:after="200" w:line="276" w:lineRule="auto"/>
        <w:rPr>
          <w:rFonts w:ascii="Arial" w:cs="Arial" w:eastAsia="Arial" w:hAnsi="Arial"/>
          <w:sz w:val="28"/>
          <w:szCs w:val="28"/>
        </w:rPr>
      </w:pPr>
      <w:commentRangeStart w:id="2"/>
      <w:del w:id="1013" w:author="Claude" w:date="2026-09-23T10:00:00Z">
        <w:r>
          <w:rPr>
            <w:rFonts w:ascii="Arial" w:cs="Arial" w:eastAsia="Arial" w:hAnsi="Arial"/>
            <w:sz w:val="28"/>
            <w:szCs w:val="28"/>
            <w:rtl w:val="1"/>
          </w:rPr>
          <w:delText xml:space="preserve">تجمع</w:delText>
        </w:r>
      </w:del>
      <w:ins w:id="1014" w:author="Claude" w:date="2026-09-23T10:00:00Z">
        <w:r>
          <w:rPr>
            <w:rFonts w:ascii="Arial" w:cs="Arial" w:eastAsia="Arial" w:hAnsi="Arial"/>
            <w:sz w:val="28"/>
            <w:szCs w:val="28"/>
            <w:rtl w:val="1"/>
          </w:rPr>
          <w:t xml:space="preserve">كم نظامًا تستخدمه جامعتك اليوم؟</w:t>
        </w:r>
      </w:ins>
      <w:r>
        <w:rPr>
          <w:rFonts w:ascii="Arial" w:cs="Arial" w:eastAsia="Arial" w:hAnsi="Arial"/>
          <w:sz w:val="28"/>
          <w:szCs w:val="28"/>
          <w:rtl w:val="1"/>
        </w:rPr>
        <w:t xml:space="preserve"> سكوليرا </w:t>
      </w:r>
      <w:del w:id="1015" w:author="Claude" w:date="2026-09-23T10:00:00Z">
        <w:r>
          <w:rPr>
            <w:rFonts w:ascii="Arial" w:cs="Arial" w:eastAsia="Arial" w:hAnsi="Arial"/>
            <w:sz w:val="28"/>
            <w:szCs w:val="28"/>
            <w:rtl w:val="1"/>
          </w:rPr>
          <w:delText xml:space="preserve">جميع</w:delText>
        </w:r>
      </w:del>
      <w:ins w:id="1016" w:author="Claude" w:date="2026-09-23T10:00:00Z">
        <w:r>
          <w:rPr>
            <w:rFonts w:ascii="Arial" w:cs="Arial" w:eastAsia="Arial" w:hAnsi="Arial"/>
            <w:sz w:val="28"/>
            <w:szCs w:val="28"/>
            <w:rtl w:val="1"/>
          </w:rPr>
          <w:t xml:space="preserve">تجمعها</w:t>
        </w:r>
      </w:ins>
      <w:r>
        <w:rPr>
          <w:rFonts w:ascii="Arial" w:cs="Arial" w:eastAsia="Arial" w:hAnsi="Arial"/>
          <w:sz w:val="28"/>
          <w:szCs w:val="28"/>
          <w:rtl w:val="1"/>
        </w:rPr>
        <w:t xml:space="preserve"> </w:t>
      </w:r>
      <w:del w:id="1017" w:author="Claude" w:date="2026-09-23T10:00:00Z">
        <w:r>
          <w:rPr>
            <w:rFonts w:ascii="Arial" w:cs="Arial" w:eastAsia="Arial" w:hAnsi="Arial"/>
            <w:sz w:val="28"/>
            <w:szCs w:val="28"/>
            <w:rtl w:val="1"/>
          </w:rPr>
          <w:delText xml:space="preserve">أنظمة</w:delText>
        </w:r>
      </w:del>
      <w:ins w:id="1018" w:author="Claude" w:date="2026-09-23T10:00:00Z">
        <w:r>
          <w:rPr>
            <w:rFonts w:ascii="Arial" w:cs="Arial" w:eastAsia="Arial" w:hAnsi="Arial"/>
            <w:sz w:val="28"/>
            <w:szCs w:val="28"/>
            <w:rtl w:val="1"/>
          </w:rPr>
          <w:t xml:space="preserve">كلها</w:t>
        </w:r>
      </w:ins>
      <w:r>
        <w:rPr>
          <w:rFonts w:ascii="Arial" w:cs="Arial" w:eastAsia="Arial" w:hAnsi="Arial"/>
          <w:sz w:val="28"/>
          <w:szCs w:val="28"/>
          <w:rtl w:val="1"/>
        </w:rPr>
        <w:t xml:space="preserve"> </w:t>
      </w:r>
      <w:del w:id="1019" w:author="Claude" w:date="2026-09-23T10:00:00Z">
        <w:r>
          <w:rPr>
            <w:rFonts w:ascii="Arial" w:cs="Arial" w:eastAsia="Arial" w:hAnsi="Arial"/>
            <w:sz w:val="28"/>
            <w:szCs w:val="28"/>
            <w:rtl w:val="1"/>
          </w:rPr>
          <w:delText xml:space="preserve">الجامعة ضمن</w:delText>
        </w:r>
      </w:del>
      <w:ins w:id="1020"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منصة </w:t>
      </w:r>
      <w:del w:id="1021" w:author="Claude" w:date="2026-09-23T10:00:00Z">
        <w:r>
          <w:rPr>
            <w:rFonts w:ascii="Arial" w:cs="Arial" w:eastAsia="Arial" w:hAnsi="Arial"/>
            <w:sz w:val="28"/>
            <w:szCs w:val="28"/>
            <w:rtl w:val="1"/>
          </w:rPr>
          <w:delText xml:space="preserve">واحدة</w:delText>
        </w:r>
      </w:del>
      <w:ins w:id="1022" w:author="Claude" w:date="2026-09-23T10:00:00Z">
        <w:r>
          <w:rPr>
            <w:rFonts w:ascii="Arial" w:cs="Arial" w:eastAsia="Arial" w:hAnsi="Arial"/>
            <w:sz w:val="28"/>
            <w:szCs w:val="28"/>
            <w:rtl w:val="1"/>
          </w:rPr>
          <w:t xml:space="preserve">واحدة:</w:t>
        </w:r>
      </w:ins>
      <w:r>
        <w:rPr>
          <w:rFonts w:ascii="Arial" w:cs="Arial" w:eastAsia="Arial" w:hAnsi="Arial"/>
          <w:sz w:val="28"/>
          <w:szCs w:val="28"/>
          <w:rtl w:val="1"/>
        </w:rPr>
        <w:t xml:space="preserve"> </w:t>
      </w:r>
      <w:del w:id="1023" w:author="Claude" w:date="2026-09-23T10:00:00Z">
        <w:r>
          <w:rPr>
            <w:rFonts w:ascii="Arial" w:cs="Arial" w:eastAsia="Arial" w:hAnsi="Arial"/>
            <w:sz w:val="28"/>
            <w:szCs w:val="28"/>
            <w:rtl w:val="1"/>
          </w:rPr>
          <w:delText xml:space="preserve">متكاملة، تربط بين</w:delText>
        </w:r>
      </w:del>
      <w:ins w:id="1024" w:author="Claude" w:date="2026-09-23T10:00:00Z">
        <w:r>
          <w:rPr>
            <w:rFonts w:ascii="Arial" w:cs="Arial" w:eastAsia="Arial" w:hAnsi="Arial"/>
            <w:sz w:val="28"/>
            <w:szCs w:val="28"/>
            <w:rtl w:val="1"/>
          </w:rPr>
          <w:t xml:space="preserve">من</w:t>
        </w:r>
      </w:ins>
      <w:r>
        <w:rPr>
          <w:rFonts w:ascii="Arial" w:cs="Arial" w:eastAsia="Arial" w:hAnsi="Arial"/>
          <w:sz w:val="28"/>
          <w:szCs w:val="28"/>
          <w:rtl w:val="1"/>
        </w:rPr>
        <w:t xml:space="preserve"> التخطيط </w:t>
      </w:r>
      <w:del w:id="1025" w:author="Claude" w:date="2026-09-23T10:00:00Z">
        <w:r>
          <w:rPr>
            <w:rFonts w:ascii="Arial" w:cs="Arial" w:eastAsia="Arial" w:hAnsi="Arial"/>
            <w:sz w:val="28"/>
            <w:szCs w:val="28"/>
            <w:rtl w:val="1"/>
          </w:rPr>
          <w:delText xml:space="preserve">الأكاديمي،</w:delText>
        </w:r>
      </w:del>
      <w:ins w:id="1026" w:author="Claude" w:date="2026-09-23T10:00:00Z">
        <w:r>
          <w:rPr>
            <w:rFonts w:ascii="Arial" w:cs="Arial" w:eastAsia="Arial" w:hAnsi="Arial"/>
            <w:sz w:val="28"/>
            <w:szCs w:val="28"/>
            <w:rtl w:val="1"/>
          </w:rPr>
          <w:t xml:space="preserve">الأكاديمي</w:t>
        </w:r>
      </w:ins>
      <w:r>
        <w:rPr>
          <w:rFonts w:ascii="Arial" w:cs="Arial" w:eastAsia="Arial" w:hAnsi="Arial"/>
          <w:sz w:val="28"/>
          <w:szCs w:val="28"/>
          <w:rtl w:val="1"/>
        </w:rPr>
        <w:t xml:space="preserve"> </w:t>
      </w:r>
      <w:del w:id="1027" w:author="Claude" w:date="2026-09-23T10:00:00Z">
        <w:r>
          <w:rPr>
            <w:rFonts w:ascii="Arial" w:cs="Arial" w:eastAsia="Arial" w:hAnsi="Arial"/>
            <w:sz w:val="28"/>
            <w:szCs w:val="28"/>
            <w:rtl w:val="1"/>
          </w:rPr>
          <w:delText xml:space="preserve">والتدريس،</w:delText>
        </w:r>
      </w:del>
      <w:ins w:id="1028" w:author="Claude" w:date="2026-09-23T10:00:00Z">
        <w:r>
          <w:rPr>
            <w:rFonts w:ascii="Arial" w:cs="Arial" w:eastAsia="Arial" w:hAnsi="Arial"/>
            <w:sz w:val="28"/>
            <w:szCs w:val="28"/>
            <w:rtl w:val="1"/>
          </w:rPr>
          <w:t xml:space="preserve">والتدريس</w:t>
        </w:r>
      </w:ins>
      <w:r>
        <w:rPr>
          <w:rFonts w:ascii="Arial" w:cs="Arial" w:eastAsia="Arial" w:hAnsi="Arial"/>
          <w:sz w:val="28"/>
          <w:szCs w:val="28"/>
          <w:rtl w:val="1"/>
        </w:rPr>
        <w:t xml:space="preserve"> والتقييم، </w:t>
      </w:r>
      <w:del w:id="1029" w:author="Claude" w:date="2026-09-23T10:00:00Z">
        <w:r>
          <w:rPr>
            <w:rFonts w:ascii="Arial" w:cs="Arial" w:eastAsia="Arial" w:hAnsi="Arial"/>
            <w:sz w:val="28"/>
            <w:szCs w:val="28"/>
            <w:rtl w:val="1"/>
          </w:rPr>
          <w:delText xml:space="preserve">وخدمات</w:delText>
        </w:r>
      </w:del>
      <w:ins w:id="1030" w:author="Claude" w:date="2026-09-23T10:00:00Z">
        <w:r>
          <w:rPr>
            <w:rFonts w:ascii="Arial" w:cs="Arial" w:eastAsia="Arial" w:hAnsi="Arial"/>
            <w:sz w:val="28"/>
            <w:szCs w:val="28"/>
            <w:rtl w:val="1"/>
          </w:rPr>
          <w:t xml:space="preserve">إلى</w:t>
        </w:r>
      </w:ins>
      <w:r>
        <w:rPr>
          <w:rFonts w:ascii="Arial" w:cs="Arial" w:eastAsia="Arial" w:hAnsi="Arial"/>
          <w:sz w:val="28"/>
          <w:szCs w:val="28"/>
          <w:rtl w:val="1"/>
        </w:rPr>
        <w:t xml:space="preserve"> </w:t>
      </w:r>
      <w:del w:id="1031" w:author="Claude" w:date="2026-09-23T10:00:00Z">
        <w:r>
          <w:rPr>
            <w:rFonts w:ascii="Arial" w:cs="Arial" w:eastAsia="Arial" w:hAnsi="Arial"/>
            <w:sz w:val="28"/>
            <w:szCs w:val="28"/>
            <w:rtl w:val="1"/>
          </w:rPr>
          <w:delText xml:space="preserve">الطلاب،</w:delText>
        </w:r>
      </w:del>
      <w:ins w:id="1032" w:author="Claude" w:date="2026-09-23T10:00:00Z">
        <w:r>
          <w:rPr>
            <w:rFonts w:ascii="Arial" w:cs="Arial" w:eastAsia="Arial" w:hAnsi="Arial"/>
            <w:sz w:val="28"/>
            <w:szCs w:val="28"/>
            <w:rtl w:val="1"/>
          </w:rPr>
          <w:t xml:space="preserve">خدمات الطلاب</w:t>
        </w:r>
      </w:ins>
      <w:r>
        <w:rPr>
          <w:rFonts w:ascii="Arial" w:cs="Arial" w:eastAsia="Arial" w:hAnsi="Arial"/>
          <w:sz w:val="28"/>
          <w:szCs w:val="28"/>
          <w:rtl w:val="1"/>
        </w:rPr>
        <w:t xml:space="preserve"> والعمليات </w:t>
      </w:r>
      <w:del w:id="1033" w:author="Claude" w:date="2026-09-23T10:00:00Z">
        <w:r>
          <w:rPr>
            <w:rFonts w:ascii="Arial" w:cs="Arial" w:eastAsia="Arial" w:hAnsi="Arial"/>
            <w:sz w:val="28"/>
            <w:szCs w:val="28"/>
            <w:rtl w:val="1"/>
          </w:rPr>
          <w:delText xml:space="preserve">التشغيلية، بالاعتماد على</w:delText>
        </w:r>
      </w:del>
      <w:ins w:id="1034" w:author="Claude" w:date="2026-09-23T10:00:00Z">
        <w:r>
          <w:rPr>
            <w:rFonts w:ascii="Arial" w:cs="Arial" w:eastAsia="Arial" w:hAnsi="Arial"/>
            <w:sz w:val="28"/>
            <w:szCs w:val="28"/>
            <w:rtl w:val="1"/>
          </w:rPr>
          <w:t xml:space="preserve">الإدارية.</w:t>
        </w:r>
      </w:ins>
      <w:r>
        <w:rPr>
          <w:rFonts w:ascii="Arial" w:cs="Arial" w:eastAsia="Arial" w:hAnsi="Arial"/>
          <w:sz w:val="28"/>
          <w:szCs w:val="28"/>
          <w:rtl w:val="1"/>
        </w:rPr>
        <w:t xml:space="preserve"> بيانات موحّدة </w:t>
      </w:r>
      <w:del w:id="1035" w:author="Claude" w:date="2026-09-23T10:00:00Z">
        <w:r>
          <w:rPr>
            <w:rFonts w:ascii="Arial" w:cs="Arial" w:eastAsia="Arial" w:hAnsi="Arial"/>
            <w:sz w:val="28"/>
            <w:szCs w:val="28"/>
            <w:rtl w:val="1"/>
          </w:rPr>
          <w:delText xml:space="preserve">وتجارب</w:delText>
        </w:r>
      </w:del>
      <w:ins w:id="1036" w:author="Claude" w:date="2026-09-23T10:00:00Z">
        <w:r>
          <w:rPr>
            <w:rFonts w:ascii="Arial" w:cs="Arial" w:eastAsia="Arial" w:hAnsi="Arial"/>
            <w:sz w:val="28"/>
            <w:szCs w:val="28"/>
            <w:rtl w:val="1"/>
          </w:rPr>
          <w:t xml:space="preserve">يثق بها الجميع، وتجربة</w:t>
        </w:r>
      </w:ins>
      <w:r>
        <w:rPr>
          <w:rFonts w:ascii="Arial" w:cs="Arial" w:eastAsia="Arial" w:hAnsi="Arial"/>
          <w:sz w:val="28"/>
          <w:szCs w:val="28"/>
          <w:rtl w:val="1"/>
        </w:rPr>
        <w:t xml:space="preserve"> مصممة </w:t>
      </w:r>
      <w:del w:id="1037" w:author="Claude" w:date="2026-09-23T10:00:00Z">
        <w:r>
          <w:rPr>
            <w:rFonts w:ascii="Arial" w:cs="Arial" w:eastAsia="Arial" w:hAnsi="Arial"/>
            <w:sz w:val="28"/>
            <w:szCs w:val="28"/>
            <w:rtl w:val="1"/>
          </w:rPr>
          <w:delText xml:space="preserve">وفقًا</w:delText>
        </w:r>
      </w:del>
      <w:ins w:id="1038" w:author="Claude" w:date="2026-09-23T10:00:00Z">
        <w:r>
          <w:rPr>
            <w:rFonts w:ascii="Arial" w:cs="Arial" w:eastAsia="Arial" w:hAnsi="Arial"/>
            <w:sz w:val="28"/>
            <w:szCs w:val="28"/>
            <w:rtl w:val="1"/>
          </w:rPr>
          <w:t xml:space="preserve">لكل</w:t>
        </w:r>
      </w:ins>
      <w:r>
        <w:rPr>
          <w:rFonts w:ascii="Arial" w:cs="Arial" w:eastAsia="Arial" w:hAnsi="Arial"/>
          <w:sz w:val="28"/>
          <w:szCs w:val="28"/>
          <w:rtl w:val="1"/>
        </w:rPr>
        <w:t xml:space="preserve"> </w:t>
      </w:r>
      <w:del w:id="1039" w:author="Claude" w:date="2026-09-23T10:00:00Z">
        <w:r>
          <w:rPr>
            <w:rFonts w:ascii="Arial" w:cs="Arial" w:eastAsia="Arial" w:hAnsi="Arial"/>
            <w:sz w:val="28"/>
            <w:szCs w:val="28"/>
            <w:rtl w:val="1"/>
          </w:rPr>
          <w:delText xml:space="preserve">لأدوار</w:delText>
        </w:r>
      </w:del>
      <w:ins w:id="1040" w:author="Claude" w:date="2026-09-23T10:00:00Z">
        <w:r>
          <w:rPr>
            <w:rFonts w:ascii="Arial" w:cs="Arial" w:eastAsia="Arial" w:hAnsi="Arial"/>
            <w:sz w:val="28"/>
            <w:szCs w:val="28"/>
            <w:rtl w:val="1"/>
          </w:rPr>
          <w:t xml:space="preserve">مستخدم</w:t>
        </w:r>
      </w:ins>
      <w:r>
        <w:rPr>
          <w:rFonts w:ascii="Arial" w:cs="Arial" w:eastAsia="Arial" w:hAnsi="Arial"/>
          <w:sz w:val="28"/>
          <w:szCs w:val="28"/>
          <w:rtl w:val="1"/>
        </w:rPr>
        <w:t xml:space="preserve"> </w:t>
      </w:r>
      <w:del w:id="1041" w:author="Claude" w:date="2026-09-23T10:00:00Z">
        <w:r>
          <w:rPr>
            <w:rFonts w:ascii="Arial" w:cs="Arial" w:eastAsia="Arial" w:hAnsi="Arial"/>
            <w:sz w:val="28"/>
            <w:szCs w:val="28"/>
            <w:rtl w:val="1"/>
          </w:rPr>
          <w:delText xml:space="preserve">المستخدمين.</w:delText>
        </w:r>
      </w:del>
      <w:ins w:id="1042" w:author="Claude" w:date="2026-09-23T10:00:00Z">
        <w:r>
          <w:rPr>
            <w:rFonts w:ascii="Arial" w:cs="Arial" w:eastAsia="Arial" w:hAnsi="Arial"/>
            <w:sz w:val="28"/>
            <w:szCs w:val="28"/>
            <w:rtl w:val="1"/>
          </w:rPr>
          <w:t xml:space="preserve">بحسب دوره.</w:t>
        </w:r>
      </w:ins>
      <w:commentRangeEnd w:id="2"/>
      <w:r>
        <w:rPr>
          <w:rStyle w:val="CommentReference"/>
        </w:rPr>
        <w:commentReference w:id="2"/>
      </w:r>
    </w:p>
    <w:p w:rsidR="00000000" w:rsidDel="00000000" w:rsidP="00000000" w:rsidRDefault="00000000" w:rsidRPr="00000000" w14:paraId="0000000F">
      <w:pPr>
        <w:keepNext w:val="1"/>
        <w:bidi w:val="1"/>
        <w:spacing w:after="120" w:line="276" w:lineRule="auto"/>
        <w:rPr>
          <w:rFonts w:ascii="Arial" w:cs="Arial" w:eastAsia="Arial" w:hAnsi="Arial"/>
          <w:sz w:val="28"/>
          <w:szCs w:val="28"/>
        </w:rPr>
      </w:pPr>
      <w:r>
        <w:rPr>
          <w:rFonts w:ascii="Arial" w:cs="Arial" w:eastAsia="Arial" w:hAnsi="Arial"/>
          <w:b w:val="1"/>
          <w:bCs w:val="1"/>
          <w:sz w:val="28"/>
          <w:szCs w:val="28"/>
          <w:rtl w:val="1"/>
        </w:rPr>
        <w:t xml:space="preserve">ما الذي تضيفه سكوليرا إلى جامعتك؟</w:t>
      </w:r>
      <w:r>
        <w:rPr>
          <w:rtl w:val="0"/>
        </w:rPr>
      </w:r>
    </w:p>
    <w:p w:rsidR="00000000" w:rsidDel="00000000" w:rsidP="00000000" w:rsidRDefault="00000000" w:rsidRPr="00000000" w14:paraId="00000010">
      <w:pPr>
        <w:bidi w:val="1"/>
        <w:spacing w:after="100" w:line="269" w:lineRule="auto"/>
        <w:ind w:left="216" w:right="259" w:hanging="230"/>
        <w:rPr>
          <w:rFonts w:ascii="Arial" w:cs="Arial" w:eastAsia="Arial" w:hAnsi="Arial"/>
          <w:sz w:val="28"/>
          <w:szCs w:val="28"/>
        </w:rPr>
      </w:pPr>
      <w:r>
        <w:rPr>
          <w:rtl w:val="0"/>
        </w:rPr>
      </w:r>
      <w:del w:id="1043" w:author="Claude" w:date="2026-09-23T10:00:00Z">
        <w:r>
          <w:rPr>
            <w:rFonts w:ascii="Arial" w:cs="Arial" w:eastAsia="Arial" w:hAnsi="Arial"/>
            <w:sz w:val="28"/>
            <w:szCs w:val="28"/>
            <w:rtl w:val="1"/>
          </w:rPr>
          <w:delText xml:space="preserve">• مواءمة العملية التعليمية مع الأهداف الأكاديمية، من خلال تخطيط المقررات، وتنظيم الجداول، وتحديد مخرجات التعلم، ومتابعة مستوى التقدم.</w:delText>
        </w:r>
      </w:del>
      <w:ins w:id="1044" w:author="Claude" w:date="2026-09-23T10:00:00Z">
        <w:r>
          <w:rPr>
            <w:rFonts w:ascii="Arial" w:cs="Arial" w:eastAsia="Arial" w:hAnsi="Arial"/>
            <w:sz w:val="28"/>
            <w:szCs w:val="28"/>
            <w:rtl w:val="1"/>
          </w:rPr>
          <w:t xml:space="preserve">• خطّط لكل فصل دراسي بوضوح: المقررات، والجداول، ومخرجات التعلم، ومتابعة تقدّم الطلاب أولًا بأول، وكلها مرتبطة بالأهداف الأكاديمية لجامعتك.</w:t>
        </w:r>
      </w:ins>
    </w:p>
    <w:p w:rsidR="00000000" w:rsidDel="00000000" w:rsidP="00000000" w:rsidRDefault="00000000" w:rsidRPr="00000000" w14:paraId="00000011">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045" w:author="Claude" w:date="2026-09-23T10:00:00Z">
        <w:r>
          <w:rPr>
            <w:rFonts w:ascii="Arial" w:cs="Arial" w:eastAsia="Arial" w:hAnsi="Arial"/>
            <w:sz w:val="28"/>
            <w:szCs w:val="28"/>
            <w:rtl w:val="1"/>
          </w:rPr>
          <w:delText xml:space="preserve">إدارة</w:delText>
        </w:r>
      </w:del>
      <w:ins w:id="1046" w:author="Claude" w:date="2026-09-23T10:00:00Z">
        <w:r>
          <w:rPr>
            <w:rFonts w:ascii="Arial" w:cs="Arial" w:eastAsia="Arial" w:hAnsi="Arial"/>
            <w:sz w:val="28"/>
            <w:szCs w:val="28"/>
            <w:rtl w:val="1"/>
          </w:rPr>
          <w:t xml:space="preserve">أدِر</w:t>
        </w:r>
      </w:ins>
      <w:r>
        <w:rPr>
          <w:rFonts w:ascii="Arial" w:cs="Arial" w:eastAsia="Arial" w:hAnsi="Arial"/>
          <w:sz w:val="28"/>
          <w:szCs w:val="28"/>
          <w:rtl w:val="1"/>
        </w:rPr>
        <w:t xml:space="preserve"> العملية التعليمية من مكان </w:t>
      </w:r>
      <w:del w:id="1047" w:author="Claude" w:date="2026-09-23T10:00:00Z">
        <w:r>
          <w:rPr>
            <w:rFonts w:ascii="Arial" w:cs="Arial" w:eastAsia="Arial" w:hAnsi="Arial"/>
            <w:sz w:val="28"/>
            <w:szCs w:val="28"/>
            <w:rtl w:val="1"/>
          </w:rPr>
          <w:delText xml:space="preserve">واحد</w:delText>
        </w:r>
      </w:del>
      <w:ins w:id="1048" w:author="Claude" w:date="2026-09-23T10:00:00Z">
        <w:r>
          <w:rPr>
            <w:rFonts w:ascii="Arial" w:cs="Arial" w:eastAsia="Arial" w:hAnsi="Arial"/>
            <w:sz w:val="28"/>
            <w:szCs w:val="28"/>
            <w:rtl w:val="1"/>
          </w:rPr>
          <w:t xml:space="preserve">واحد:</w:t>
        </w:r>
      </w:ins>
      <w:r>
        <w:rPr>
          <w:rFonts w:ascii="Arial" w:cs="Arial" w:eastAsia="Arial" w:hAnsi="Arial"/>
          <w:sz w:val="28"/>
          <w:szCs w:val="28"/>
          <w:rtl w:val="1"/>
        </w:rPr>
        <w:t xml:space="preserve"> </w:t>
      </w:r>
      <w:del w:id="1049" w:author="Claude" w:date="2026-09-23T10:00:00Z">
        <w:r>
          <w:rPr>
            <w:rFonts w:ascii="Arial" w:cs="Arial" w:eastAsia="Arial" w:hAnsi="Arial"/>
            <w:sz w:val="28"/>
            <w:szCs w:val="28"/>
            <w:rtl w:val="1"/>
          </w:rPr>
          <w:delText xml:space="preserve">يجمع</w:delText>
        </w:r>
      </w:del>
      <w:ins w:id="1050" w:author="Claude" w:date="2026-09-23T10:00:00Z">
        <w:r>
          <w:rPr>
            <w:rFonts w:ascii="Arial" w:cs="Arial" w:eastAsia="Arial" w:hAnsi="Arial"/>
            <w:sz w:val="28"/>
            <w:szCs w:val="28"/>
            <w:rtl w:val="1"/>
          </w:rPr>
          <w:t xml:space="preserve">المحتوى</w:t>
        </w:r>
      </w:ins>
      <w:r>
        <w:rPr>
          <w:rFonts w:ascii="Arial" w:cs="Arial" w:eastAsia="Arial" w:hAnsi="Arial"/>
          <w:sz w:val="28"/>
          <w:szCs w:val="28"/>
          <w:rtl w:val="1"/>
        </w:rPr>
        <w:t xml:space="preserve"> </w:t>
      </w:r>
      <w:del w:id="1051" w:author="Claude" w:date="2026-09-23T10:00:00Z">
        <w:r>
          <w:rPr>
            <w:rFonts w:ascii="Arial" w:cs="Arial" w:eastAsia="Arial" w:hAnsi="Arial"/>
            <w:sz w:val="28"/>
            <w:szCs w:val="28"/>
            <w:rtl w:val="1"/>
          </w:rPr>
          <w:delText xml:space="preserve">الموارد التعليمية،</w:delText>
        </w:r>
      </w:del>
      <w:ins w:id="1052" w:author="Claude" w:date="2026-09-23T10:00:00Z">
        <w:r>
          <w:rPr>
            <w:rFonts w:ascii="Arial" w:cs="Arial" w:eastAsia="Arial" w:hAnsi="Arial"/>
            <w:sz w:val="28"/>
            <w:szCs w:val="28"/>
            <w:rtl w:val="1"/>
          </w:rPr>
          <w:t xml:space="preserve">التعليمي،</w:t>
        </w:r>
      </w:ins>
      <w:r>
        <w:rPr>
          <w:rFonts w:ascii="Arial" w:cs="Arial" w:eastAsia="Arial" w:hAnsi="Arial"/>
          <w:sz w:val="28"/>
          <w:szCs w:val="28"/>
          <w:rtl w:val="1"/>
        </w:rPr>
        <w:t xml:space="preserve"> والتكليفات، وبنوك الأسئلة، والاختبارات، والدرجات، والفصول الافتراضية، والحضور، </w:t>
      </w:r>
      <w:del w:id="1053" w:author="Claude" w:date="2026-09-23T10:00:00Z">
        <w:r>
          <w:rPr>
            <w:rFonts w:ascii="Arial" w:cs="Arial" w:eastAsia="Arial" w:hAnsi="Arial"/>
            <w:sz w:val="28"/>
            <w:szCs w:val="28"/>
            <w:rtl w:val="1"/>
          </w:rPr>
          <w:delText xml:space="preserve">والتواصل.</w:delText>
        </w:r>
      </w:del>
      <w:ins w:id="1054" w:author="Claude" w:date="2026-09-23T10:00:00Z">
        <w:r>
          <w:rPr>
            <w:rFonts w:ascii="Arial" w:cs="Arial" w:eastAsia="Arial" w:hAnsi="Arial"/>
            <w:sz w:val="28"/>
            <w:szCs w:val="28"/>
            <w:rtl w:val="1"/>
          </w:rPr>
          <w:t xml:space="preserve">والتواصل مع الطلاب.</w:t>
        </w:r>
      </w:ins>
    </w:p>
    <w:p w:rsidR="00000000" w:rsidDel="00000000" w:rsidP="00000000" w:rsidRDefault="00000000" w:rsidRPr="00000000" w14:paraId="00000012">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055" w:author="Claude" w:date="2026-09-23T10:00:00Z">
        <w:r>
          <w:rPr>
            <w:rFonts w:ascii="Arial" w:cs="Arial" w:eastAsia="Arial" w:hAnsi="Arial"/>
            <w:sz w:val="28"/>
            <w:szCs w:val="28"/>
            <w:rtl w:val="1"/>
          </w:rPr>
          <w:delText xml:space="preserve">إنشاء</w:delText>
        </w:r>
      </w:del>
      <w:ins w:id="1056" w:author="Claude" w:date="2026-09-23T10:00:00Z">
        <w:r>
          <w:rPr>
            <w:rFonts w:ascii="Arial" w:cs="Arial" w:eastAsia="Arial" w:hAnsi="Arial"/>
            <w:sz w:val="28"/>
            <w:szCs w:val="28"/>
            <w:rtl w:val="1"/>
          </w:rPr>
          <w:t xml:space="preserve">أنشئ</w:t>
        </w:r>
      </w:ins>
      <w:r>
        <w:rPr>
          <w:rFonts w:ascii="Arial" w:cs="Arial" w:eastAsia="Arial" w:hAnsi="Arial"/>
          <w:sz w:val="28"/>
          <w:szCs w:val="28"/>
          <w:rtl w:val="1"/>
        </w:rPr>
        <w:t xml:space="preserve"> أسئلة تقييم عالية الجودة </w:t>
      </w:r>
      <w:del w:id="1057" w:author="Claude" w:date="2026-09-23T10:00:00Z">
        <w:r>
          <w:rPr>
            <w:rFonts w:ascii="Arial" w:cs="Arial" w:eastAsia="Arial" w:hAnsi="Arial"/>
            <w:sz w:val="28"/>
            <w:szCs w:val="28"/>
            <w:rtl w:val="1"/>
          </w:rPr>
          <w:delText xml:space="preserve">خلال</w:delText>
        </w:r>
      </w:del>
      <w:ins w:id="1058"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ثوانٍ </w:t>
      </w:r>
      <w:del w:id="1059" w:author="Claude" w:date="2026-09-23T10:00:00Z">
        <w:r>
          <w:rPr>
            <w:rFonts w:ascii="Arial" w:cs="Arial" w:eastAsia="Arial" w:hAnsi="Arial"/>
            <w:sz w:val="28"/>
            <w:szCs w:val="28"/>
            <w:rtl w:val="1"/>
          </w:rPr>
          <w:delText xml:space="preserve">باستخدام</w:delText>
        </w:r>
      </w:del>
      <w:ins w:id="1060" w:author="Claude" w:date="2026-09-23T10:00:00Z">
        <w:r>
          <w:rPr>
            <w:rFonts w:ascii="Arial" w:cs="Arial" w:eastAsia="Arial" w:hAnsi="Arial"/>
            <w:sz w:val="28"/>
            <w:szCs w:val="28"/>
            <w:rtl w:val="1"/>
          </w:rPr>
          <w:t xml:space="preserve">مع</w:t>
        </w:r>
      </w:ins>
      <w:r>
        <w:rPr>
          <w:rFonts w:ascii="Arial" w:cs="Arial" w:eastAsia="Arial" w:hAnsi="Arial"/>
          <w:sz w:val="28"/>
          <w:szCs w:val="28"/>
          <w:rtl w:val="1"/>
        </w:rPr>
        <w:t xml:space="preserve"> بنك الأسئلة </w:t>
      </w:r>
      <w:del w:id="1061" w:author="Claude" w:date="2026-09-23T10:00:00Z">
        <w:r>
          <w:rPr>
            <w:rFonts w:ascii="Arial" w:cs="Arial" w:eastAsia="Arial" w:hAnsi="Arial"/>
            <w:sz w:val="28"/>
            <w:szCs w:val="28"/>
            <w:rtl w:val="1"/>
          </w:rPr>
          <w:delText xml:space="preserve">المدعوم</w:delText>
        </w:r>
      </w:del>
      <w:ins w:id="1062" w:author="Claude" w:date="2026-09-23T10:00:00Z">
        <w:r>
          <w:rPr>
            <w:rFonts w:ascii="Arial" w:cs="Arial" w:eastAsia="Arial" w:hAnsi="Arial"/>
            <w:sz w:val="28"/>
            <w:szCs w:val="28"/>
            <w:rtl w:val="1"/>
          </w:rPr>
          <w:t xml:space="preserve">الذكي،</w:t>
        </w:r>
      </w:ins>
      <w:r>
        <w:rPr>
          <w:rFonts w:ascii="Arial" w:cs="Arial" w:eastAsia="Arial" w:hAnsi="Arial"/>
          <w:sz w:val="28"/>
          <w:szCs w:val="28"/>
          <w:rtl w:val="1"/>
        </w:rPr>
        <w:t xml:space="preserve"> </w:t>
      </w:r>
      <w:del w:id="1063" w:author="Claude" w:date="2026-09-23T10:00:00Z">
        <w:r>
          <w:rPr>
            <w:rFonts w:ascii="Arial" w:cs="Arial" w:eastAsia="Arial" w:hAnsi="Arial"/>
            <w:sz w:val="28"/>
            <w:szCs w:val="28"/>
            <w:rtl w:val="1"/>
          </w:rPr>
          <w:delText xml:space="preserve">بالذكاء</w:delText>
        </w:r>
      </w:del>
      <w:ins w:id="1064" w:author="Claude" w:date="2026-09-23T10:00:00Z">
        <w:r>
          <w:rPr>
            <w:rFonts w:ascii="Arial" w:cs="Arial" w:eastAsia="Arial" w:hAnsi="Arial"/>
            <w:sz w:val="28"/>
            <w:szCs w:val="28"/>
            <w:rtl w:val="1"/>
          </w:rPr>
          <w:t xml:space="preserve">الذي</w:t>
        </w:r>
      </w:ins>
      <w:r>
        <w:rPr>
          <w:rFonts w:ascii="Arial" w:cs="Arial" w:eastAsia="Arial" w:hAnsi="Arial"/>
          <w:sz w:val="28"/>
          <w:szCs w:val="28"/>
          <w:rtl w:val="1"/>
        </w:rPr>
        <w:t xml:space="preserve"> </w:t>
      </w:r>
      <w:del w:id="1065" w:author="Claude" w:date="2026-09-23T10:00:00Z">
        <w:r>
          <w:rPr>
            <w:rFonts w:ascii="Arial" w:cs="Arial" w:eastAsia="Arial" w:hAnsi="Arial"/>
            <w:sz w:val="28"/>
            <w:szCs w:val="28"/>
            <w:rtl w:val="1"/>
          </w:rPr>
          <w:delText xml:space="preserve">الاصطناعي،</w:delText>
        </w:r>
      </w:del>
      <w:ins w:id="1066" w:author="Claude" w:date="2026-09-23T10:00:00Z">
        <w:r>
          <w:rPr>
            <w:rFonts w:ascii="Arial" w:cs="Arial" w:eastAsia="Arial" w:hAnsi="Arial"/>
            <w:sz w:val="28"/>
            <w:szCs w:val="28"/>
            <w:rtl w:val="1"/>
          </w:rPr>
          <w:t xml:space="preserve">يبنيها</w:t>
        </w:r>
      </w:ins>
      <w:r>
        <w:rPr>
          <w:rFonts w:ascii="Arial" w:cs="Arial" w:eastAsia="Arial" w:hAnsi="Arial"/>
          <w:sz w:val="28"/>
          <w:szCs w:val="28"/>
          <w:rtl w:val="1"/>
        </w:rPr>
        <w:t xml:space="preserve"> </w:t>
      </w:r>
      <w:del w:id="1067" w:author="Claude" w:date="2026-09-23T10:00:00Z">
        <w:r>
          <w:rPr>
            <w:rFonts w:ascii="Arial" w:cs="Arial" w:eastAsia="Arial" w:hAnsi="Arial"/>
            <w:sz w:val="28"/>
            <w:szCs w:val="28"/>
            <w:rtl w:val="1"/>
          </w:rPr>
          <w:delText xml:space="preserve">استنادًا إلى</w:delText>
        </w:r>
      </w:del>
      <w:ins w:id="1068" w:author="Claude" w:date="2026-09-23T10:00:00Z">
        <w:r>
          <w:rPr>
            <w:rFonts w:ascii="Arial" w:cs="Arial" w:eastAsia="Arial" w:hAnsi="Arial"/>
            <w:sz w:val="28"/>
            <w:szCs w:val="28"/>
            <w:rtl w:val="1"/>
          </w:rPr>
          <w:t xml:space="preserve">من</w:t>
        </w:r>
      </w:ins>
      <w:r>
        <w:rPr>
          <w:rFonts w:ascii="Arial" w:cs="Arial" w:eastAsia="Arial" w:hAnsi="Arial"/>
          <w:sz w:val="28"/>
          <w:szCs w:val="28"/>
          <w:rtl w:val="1"/>
        </w:rPr>
        <w:t xml:space="preserve"> محتوى </w:t>
      </w:r>
      <w:del w:id="1069" w:author="Claude" w:date="2026-09-23T10:00:00Z">
        <w:r>
          <w:rPr>
            <w:rFonts w:ascii="Arial" w:cs="Arial" w:eastAsia="Arial" w:hAnsi="Arial"/>
            <w:sz w:val="28"/>
            <w:szCs w:val="28"/>
            <w:rtl w:val="1"/>
          </w:rPr>
          <w:delText xml:space="preserve">المقرر،</w:delText>
        </w:r>
      </w:del>
      <w:ins w:id="1070" w:author="Claude" w:date="2026-09-23T10:00:00Z">
        <w:r>
          <w:rPr>
            <w:rFonts w:ascii="Arial" w:cs="Arial" w:eastAsia="Arial" w:hAnsi="Arial"/>
            <w:sz w:val="28"/>
            <w:szCs w:val="28"/>
            <w:rtl w:val="1"/>
          </w:rPr>
          <w:t xml:space="preserve">المقرر</w:t>
        </w:r>
      </w:ins>
      <w:r>
        <w:rPr>
          <w:rFonts w:ascii="Arial" w:cs="Arial" w:eastAsia="Arial" w:hAnsi="Arial"/>
          <w:sz w:val="28"/>
          <w:szCs w:val="28"/>
          <w:rtl w:val="1"/>
        </w:rPr>
        <w:t xml:space="preserve"> ومخرجات التعلم، </w:t>
      </w:r>
      <w:del w:id="1071" w:author="Claude" w:date="2026-09-23T10:00:00Z">
        <w:r>
          <w:rPr>
            <w:rFonts w:ascii="Arial" w:cs="Arial" w:eastAsia="Arial" w:hAnsi="Arial"/>
            <w:sz w:val="28"/>
            <w:szCs w:val="28"/>
            <w:rtl w:val="1"/>
          </w:rPr>
          <w:delText xml:space="preserve">وأنواع</w:delText>
        </w:r>
      </w:del>
      <w:ins w:id="1072" w:author="Claude" w:date="2026-09-23T10:00:00Z">
        <w:r>
          <w:rPr>
            <w:rFonts w:ascii="Arial" w:cs="Arial" w:eastAsia="Arial" w:hAnsi="Arial"/>
            <w:sz w:val="28"/>
            <w:szCs w:val="28"/>
            <w:rtl w:val="1"/>
          </w:rPr>
          <w:t xml:space="preserve">بالنوع</w:t>
        </w:r>
      </w:ins>
      <w:r>
        <w:rPr>
          <w:rFonts w:ascii="Arial" w:cs="Arial" w:eastAsia="Arial" w:hAnsi="Arial"/>
          <w:sz w:val="28"/>
          <w:szCs w:val="28"/>
          <w:rtl w:val="1"/>
        </w:rPr>
        <w:t xml:space="preserve"> </w:t>
      </w:r>
      <w:del w:id="1073" w:author="Claude" w:date="2026-09-23T10:00:00Z">
        <w:r>
          <w:rPr>
            <w:rFonts w:ascii="Arial" w:cs="Arial" w:eastAsia="Arial" w:hAnsi="Arial"/>
            <w:sz w:val="28"/>
            <w:szCs w:val="28"/>
            <w:rtl w:val="1"/>
          </w:rPr>
          <w:delText xml:space="preserve">الأسئلة،</w:delText>
        </w:r>
      </w:del>
      <w:ins w:id="1074" w:author="Claude" w:date="2026-09-23T10:00:00Z">
        <w:r>
          <w:rPr>
            <w:rFonts w:ascii="Arial" w:cs="Arial" w:eastAsia="Arial" w:hAnsi="Arial"/>
            <w:sz w:val="28"/>
            <w:szCs w:val="28"/>
            <w:rtl w:val="1"/>
          </w:rPr>
          <w:t xml:space="preserve">ومستوى</w:t>
        </w:r>
      </w:ins>
      <w:r>
        <w:rPr>
          <w:rFonts w:ascii="Arial" w:cs="Arial" w:eastAsia="Arial" w:hAnsi="Arial"/>
          <w:sz w:val="28"/>
          <w:szCs w:val="28"/>
          <w:rtl w:val="1"/>
        </w:rPr>
        <w:t xml:space="preserve"> </w:t>
      </w:r>
      <w:del w:id="1075" w:author="Claude" w:date="2026-09-23T10:00:00Z">
        <w:r>
          <w:rPr>
            <w:rFonts w:ascii="Arial" w:cs="Arial" w:eastAsia="Arial" w:hAnsi="Arial"/>
            <w:sz w:val="28"/>
            <w:szCs w:val="28"/>
            <w:rtl w:val="1"/>
          </w:rPr>
          <w:delText xml:space="preserve">ومستويات</w:delText>
        </w:r>
      </w:del>
      <w:ins w:id="1076" w:author="Claude" w:date="2026-09-23T10:00:00Z">
        <w:r>
          <w:rPr>
            <w:rFonts w:ascii="Arial" w:cs="Arial" w:eastAsia="Arial" w:hAnsi="Arial"/>
            <w:sz w:val="28"/>
            <w:szCs w:val="28"/>
            <w:rtl w:val="1"/>
          </w:rPr>
          <w:t xml:space="preserve">الصعوبة</w:t>
        </w:r>
      </w:ins>
      <w:r>
        <w:rPr>
          <w:rFonts w:ascii="Arial" w:cs="Arial" w:eastAsia="Arial" w:hAnsi="Arial"/>
          <w:sz w:val="28"/>
          <w:szCs w:val="28"/>
          <w:rtl w:val="1"/>
        </w:rPr>
        <w:t xml:space="preserve"> </w:t>
      </w:r>
      <w:del w:id="1077" w:author="Claude" w:date="2026-09-23T10:00:00Z">
        <w:r>
          <w:rPr>
            <w:rFonts w:ascii="Arial" w:cs="Arial" w:eastAsia="Arial" w:hAnsi="Arial"/>
            <w:sz w:val="28"/>
            <w:szCs w:val="28"/>
            <w:rtl w:val="1"/>
          </w:rPr>
          <w:delText xml:space="preserve">الصعوبة.</w:delText>
        </w:r>
      </w:del>
      <w:ins w:id="1078" w:author="Claude" w:date="2026-09-23T10:00:00Z">
        <w:r>
          <w:rPr>
            <w:rFonts w:ascii="Arial" w:cs="Arial" w:eastAsia="Arial" w:hAnsi="Arial"/>
            <w:sz w:val="28"/>
            <w:szCs w:val="28"/>
            <w:rtl w:val="1"/>
          </w:rPr>
          <w:t xml:space="preserve">الذي تختاره.</w:t>
        </w:r>
      </w:ins>
    </w:p>
    <w:p w:rsidR="00000000" w:rsidDel="00000000" w:rsidP="00000000" w:rsidRDefault="00000000" w:rsidRPr="00000000" w14:paraId="00000013">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079" w:author="Claude" w:date="2026-09-23T10:00:00Z">
        <w:r>
          <w:rPr>
            <w:rFonts w:ascii="Arial" w:cs="Arial" w:eastAsia="Arial" w:hAnsi="Arial"/>
            <w:sz w:val="28"/>
            <w:szCs w:val="28"/>
            <w:rtl w:val="1"/>
          </w:rPr>
          <w:delText xml:space="preserve">الاستفادة</w:delText>
        </w:r>
      </w:del>
      <w:ins w:id="1080" w:author="Claude" w:date="2026-09-23T10:00:00Z">
        <w:r>
          <w:rPr>
            <w:rFonts w:ascii="Arial" w:cs="Arial" w:eastAsia="Arial" w:hAnsi="Arial"/>
            <w:sz w:val="28"/>
            <w:szCs w:val="28"/>
            <w:rtl w:val="1"/>
          </w:rPr>
          <w:t xml:space="preserve">اعرف</w:t>
        </w:r>
      </w:ins>
      <w:r>
        <w:rPr>
          <w:rFonts w:ascii="Arial" w:cs="Arial" w:eastAsia="Arial" w:hAnsi="Arial"/>
          <w:sz w:val="28"/>
          <w:szCs w:val="28"/>
          <w:rtl w:val="1"/>
        </w:rPr>
        <w:t xml:space="preserve"> </w:t>
      </w:r>
      <w:del w:id="1081" w:author="Claude" w:date="2026-09-23T10:00:00Z">
        <w:r>
          <w:rPr>
            <w:rFonts w:ascii="Arial" w:cs="Arial" w:eastAsia="Arial" w:hAnsi="Arial"/>
            <w:sz w:val="28"/>
            <w:szCs w:val="28"/>
            <w:rtl w:val="1"/>
          </w:rPr>
          <w:delText xml:space="preserve">من</w:delText>
        </w:r>
      </w:del>
      <w:ins w:id="1082" w:author="Claude" w:date="2026-09-23T10:00:00Z">
        <w:r>
          <w:rPr>
            <w:rFonts w:ascii="Arial" w:cs="Arial" w:eastAsia="Arial" w:hAnsi="Arial"/>
            <w:sz w:val="28"/>
            <w:szCs w:val="28"/>
            <w:rtl w:val="1"/>
          </w:rPr>
          <w:t xml:space="preserve">أين</w:t>
        </w:r>
      </w:ins>
      <w:r>
        <w:rPr>
          <w:rFonts w:ascii="Arial" w:cs="Arial" w:eastAsia="Arial" w:hAnsi="Arial"/>
          <w:sz w:val="28"/>
          <w:szCs w:val="28"/>
          <w:rtl w:val="1"/>
        </w:rPr>
        <w:t xml:space="preserve"> </w:t>
      </w:r>
      <w:del w:id="1083" w:author="Claude" w:date="2026-09-23T10:00:00Z">
        <w:r>
          <w:rPr>
            <w:rFonts w:ascii="Arial" w:cs="Arial" w:eastAsia="Arial" w:hAnsi="Arial"/>
            <w:sz w:val="28"/>
            <w:szCs w:val="28"/>
            <w:rtl w:val="1"/>
          </w:rPr>
          <w:delText xml:space="preserve">التقارير</w:delText>
        </w:r>
      </w:del>
      <w:ins w:id="1084" w:author="Claude" w:date="2026-09-23T10:00:00Z">
        <w:r>
          <w:rPr>
            <w:rFonts w:ascii="Arial" w:cs="Arial" w:eastAsia="Arial" w:hAnsi="Arial"/>
            <w:sz w:val="28"/>
            <w:szCs w:val="28"/>
            <w:rtl w:val="1"/>
          </w:rPr>
          <w:t xml:space="preserve">تقف</w:t>
        </w:r>
      </w:ins>
      <w:r>
        <w:rPr>
          <w:rFonts w:ascii="Arial" w:cs="Arial" w:eastAsia="Arial" w:hAnsi="Arial"/>
          <w:sz w:val="28"/>
          <w:szCs w:val="28"/>
          <w:rtl w:val="1"/>
        </w:rPr>
        <w:t xml:space="preserve"> </w:t>
      </w:r>
      <w:del w:id="1085" w:author="Claude" w:date="2026-09-23T10:00:00Z">
        <w:r>
          <w:rPr>
            <w:rFonts w:ascii="Arial" w:cs="Arial" w:eastAsia="Arial" w:hAnsi="Arial"/>
            <w:sz w:val="28"/>
            <w:szCs w:val="28"/>
            <w:rtl w:val="1"/>
          </w:rPr>
          <w:delText xml:space="preserve">الأكاديمية،</w:delText>
        </w:r>
      </w:del>
      <w:ins w:id="1086" w:author="Claude" w:date="2026-09-23T10:00:00Z">
        <w:r>
          <w:rPr>
            <w:rFonts w:ascii="Arial" w:cs="Arial" w:eastAsia="Arial" w:hAnsi="Arial"/>
            <w:sz w:val="28"/>
            <w:szCs w:val="28"/>
            <w:rtl w:val="1"/>
          </w:rPr>
          <w:t xml:space="preserve">جامعتك</w:t>
        </w:r>
      </w:ins>
      <w:r>
        <w:rPr>
          <w:rFonts w:ascii="Arial" w:cs="Arial" w:eastAsia="Arial" w:hAnsi="Arial"/>
          <w:sz w:val="28"/>
          <w:szCs w:val="28"/>
          <w:rtl w:val="1"/>
        </w:rPr>
        <w:t xml:space="preserve"> </w:t>
      </w:r>
      <w:del w:id="1087" w:author="Claude" w:date="2026-09-23T10:00:00Z">
        <w:r>
          <w:rPr>
            <w:rFonts w:ascii="Arial" w:cs="Arial" w:eastAsia="Arial" w:hAnsi="Arial"/>
            <w:sz w:val="28"/>
            <w:szCs w:val="28"/>
            <w:rtl w:val="1"/>
          </w:rPr>
          <w:delText xml:space="preserve">والسجلات</w:delText>
        </w:r>
      </w:del>
      <w:ins w:id="1088"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w:t>
      </w:r>
      <w:del w:id="1089" w:author="Claude" w:date="2026-09-23T10:00:00Z">
        <w:r>
          <w:rPr>
            <w:rFonts w:ascii="Arial" w:cs="Arial" w:eastAsia="Arial" w:hAnsi="Arial"/>
            <w:sz w:val="28"/>
            <w:szCs w:val="28"/>
            <w:rtl w:val="1"/>
          </w:rPr>
          <w:delText xml:space="preserve">الدراسية،</w:delText>
        </w:r>
      </w:del>
      <w:ins w:id="1090" w:author="Claude" w:date="2026-09-23T10:00:00Z">
        <w:r>
          <w:rPr>
            <w:rFonts w:ascii="Arial" w:cs="Arial" w:eastAsia="Arial" w:hAnsi="Arial"/>
            <w:sz w:val="28"/>
            <w:szCs w:val="28"/>
            <w:rtl w:val="1"/>
          </w:rPr>
          <w:t xml:space="preserve">أي لحظة، عبر تقارير أكاديمية وسجلات دراسية</w:t>
        </w:r>
      </w:ins>
      <w:r>
        <w:rPr>
          <w:rFonts w:ascii="Arial" w:cs="Arial" w:eastAsia="Arial" w:hAnsi="Arial"/>
          <w:sz w:val="28"/>
          <w:szCs w:val="28"/>
          <w:rtl w:val="1"/>
        </w:rPr>
        <w:t xml:space="preserve"> ومؤشرات </w:t>
      </w:r>
      <w:del w:id="1091" w:author="Claude" w:date="2026-09-23T10:00:00Z">
        <w:r>
          <w:rPr>
            <w:rFonts w:ascii="Arial" w:cs="Arial" w:eastAsia="Arial" w:hAnsi="Arial"/>
            <w:sz w:val="28"/>
            <w:szCs w:val="28"/>
            <w:rtl w:val="1"/>
          </w:rPr>
          <w:delText xml:space="preserve">الأداء،</w:delText>
        </w:r>
      </w:del>
      <w:ins w:id="1092" w:author="Claude" w:date="2026-09-23T10:00:00Z">
        <w:r>
          <w:rPr>
            <w:rFonts w:ascii="Arial" w:cs="Arial" w:eastAsia="Arial" w:hAnsi="Arial"/>
            <w:sz w:val="28"/>
            <w:szCs w:val="28"/>
            <w:rtl w:val="1"/>
          </w:rPr>
          <w:t xml:space="preserve">أداء</w:t>
        </w:r>
      </w:ins>
      <w:r>
        <w:rPr>
          <w:rFonts w:ascii="Arial" w:cs="Arial" w:eastAsia="Arial" w:hAnsi="Arial"/>
          <w:sz w:val="28"/>
          <w:szCs w:val="28"/>
          <w:rtl w:val="1"/>
        </w:rPr>
        <w:t xml:space="preserve"> وتحليلات </w:t>
      </w:r>
      <w:del w:id="1093" w:author="Claude" w:date="2026-09-23T10:00:00Z">
        <w:r>
          <w:rPr>
            <w:rFonts w:ascii="Arial" w:cs="Arial" w:eastAsia="Arial" w:hAnsi="Arial"/>
            <w:sz w:val="28"/>
            <w:szCs w:val="28"/>
            <w:rtl w:val="1"/>
          </w:rPr>
          <w:delText xml:space="preserve">التعلم</w:delText>
        </w:r>
      </w:del>
      <w:ins w:id="1094" w:author="Claude" w:date="2026-09-23T10:00:00Z">
        <w:r>
          <w:rPr>
            <w:rFonts w:ascii="Arial" w:cs="Arial" w:eastAsia="Arial" w:hAnsi="Arial"/>
            <w:sz w:val="28"/>
            <w:szCs w:val="28"/>
            <w:rtl w:val="1"/>
          </w:rPr>
          <w:t xml:space="preserve">تعلّم</w:t>
        </w:r>
      </w:ins>
      <w:r>
        <w:rPr>
          <w:rFonts w:ascii="Arial" w:cs="Arial" w:eastAsia="Arial" w:hAnsi="Arial"/>
          <w:sz w:val="28"/>
          <w:szCs w:val="28"/>
          <w:rtl w:val="1"/>
        </w:rPr>
        <w:t xml:space="preserve"> </w:t>
      </w:r>
      <w:del w:id="1095" w:author="Claude" w:date="2026-09-23T10:00:00Z">
        <w:r>
          <w:rPr>
            <w:rFonts w:ascii="Arial" w:cs="Arial" w:eastAsia="Arial" w:hAnsi="Arial"/>
            <w:sz w:val="28"/>
            <w:szCs w:val="28"/>
            <w:rtl w:val="1"/>
          </w:rPr>
          <w:delText xml:space="preserve">لتقييم</w:delText>
        </w:r>
      </w:del>
      <w:ins w:id="1096" w:author="Claude" w:date="2026-09-23T10:00:00Z">
        <w:r>
          <w:rPr>
            <w:rFonts w:ascii="Arial" w:cs="Arial" w:eastAsia="Arial" w:hAnsi="Arial"/>
            <w:sz w:val="28"/>
            <w:szCs w:val="28"/>
            <w:rtl w:val="1"/>
          </w:rPr>
          <w:t xml:space="preserve">تكشف</w:t>
        </w:r>
      </w:ins>
      <w:r>
        <w:rPr>
          <w:rFonts w:ascii="Arial" w:cs="Arial" w:eastAsia="Arial" w:hAnsi="Arial"/>
          <w:sz w:val="28"/>
          <w:szCs w:val="28"/>
          <w:rtl w:val="1"/>
        </w:rPr>
        <w:t xml:space="preserve"> </w:t>
      </w:r>
      <w:del w:id="1097" w:author="Claude" w:date="2026-09-23T10:00:00Z">
        <w:r>
          <w:rPr>
            <w:rFonts w:ascii="Arial" w:cs="Arial" w:eastAsia="Arial" w:hAnsi="Arial"/>
            <w:sz w:val="28"/>
            <w:szCs w:val="28"/>
            <w:rtl w:val="1"/>
          </w:rPr>
          <w:delText xml:space="preserve">مستوى</w:delText>
        </w:r>
      </w:del>
      <w:ins w:id="1098" w:author="Claude" w:date="2026-09-23T10:00:00Z">
        <w:r>
          <w:rPr>
            <w:rFonts w:ascii="Arial" w:cs="Arial" w:eastAsia="Arial" w:hAnsi="Arial"/>
            <w:sz w:val="28"/>
            <w:szCs w:val="28"/>
            <w:rtl w:val="1"/>
          </w:rPr>
          <w:t xml:space="preserve">تقدّم</w:t>
        </w:r>
      </w:ins>
      <w:r>
        <w:rPr>
          <w:rFonts w:ascii="Arial" w:cs="Arial" w:eastAsia="Arial" w:hAnsi="Arial"/>
          <w:sz w:val="28"/>
          <w:szCs w:val="28"/>
          <w:rtl w:val="1"/>
        </w:rPr>
        <w:t xml:space="preserve"> </w:t>
      </w:r>
      <w:del w:id="1099" w:author="Claude" w:date="2026-09-23T10:00:00Z">
        <w:r>
          <w:rPr>
            <w:rFonts w:ascii="Arial" w:cs="Arial" w:eastAsia="Arial" w:hAnsi="Arial"/>
            <w:sz w:val="28"/>
            <w:szCs w:val="28"/>
            <w:rtl w:val="1"/>
          </w:rPr>
          <w:delText xml:space="preserve">التقدم</w:delText>
        </w:r>
      </w:del>
      <w:ins w:id="1100" w:author="Claude" w:date="2026-09-23T10:00:00Z">
        <w:r>
          <w:rPr>
            <w:rFonts w:ascii="Arial" w:cs="Arial" w:eastAsia="Arial" w:hAnsi="Arial"/>
            <w:sz w:val="28"/>
            <w:szCs w:val="28"/>
            <w:rtl w:val="1"/>
          </w:rPr>
          <w:t xml:space="preserve">الطلاب</w:t>
        </w:r>
      </w:ins>
      <w:r>
        <w:rPr>
          <w:rFonts w:ascii="Arial" w:cs="Arial" w:eastAsia="Arial" w:hAnsi="Arial"/>
          <w:sz w:val="28"/>
          <w:szCs w:val="28"/>
          <w:rtl w:val="1"/>
        </w:rPr>
        <w:t xml:space="preserve"> وفاعلية المناهج، </w:t>
      </w:r>
      <w:del w:id="1101" w:author="Claude" w:date="2026-09-23T10:00:00Z">
        <w:r>
          <w:rPr>
            <w:rFonts w:ascii="Arial" w:cs="Arial" w:eastAsia="Arial" w:hAnsi="Arial"/>
            <w:sz w:val="28"/>
            <w:szCs w:val="28"/>
            <w:rtl w:val="1"/>
          </w:rPr>
          <w:delText xml:space="preserve">مع</w:delText>
        </w:r>
      </w:del>
      <w:ins w:id="1102" w:author="Claude" w:date="2026-09-23T10:00:00Z">
        <w:r>
          <w:rPr>
            <w:rFonts w:ascii="Arial" w:cs="Arial" w:eastAsia="Arial" w:hAnsi="Arial"/>
            <w:sz w:val="28"/>
            <w:szCs w:val="28"/>
            <w:rtl w:val="1"/>
          </w:rPr>
          <w:t xml:space="preserve">وتسهّل</w:t>
        </w:r>
      </w:ins>
      <w:r>
        <w:rPr>
          <w:rFonts w:ascii="Arial" w:cs="Arial" w:eastAsia="Arial" w:hAnsi="Arial"/>
          <w:sz w:val="28"/>
          <w:szCs w:val="28"/>
          <w:rtl w:val="1"/>
        </w:rPr>
        <w:t xml:space="preserve"> </w:t>
      </w:r>
      <w:del w:id="1103" w:author="Claude" w:date="2026-09-23T10:00:00Z">
        <w:r>
          <w:rPr>
            <w:rFonts w:ascii="Arial" w:cs="Arial" w:eastAsia="Arial" w:hAnsi="Arial"/>
            <w:sz w:val="28"/>
            <w:szCs w:val="28"/>
            <w:rtl w:val="1"/>
          </w:rPr>
          <w:delText xml:space="preserve">دعم</w:delText>
        </w:r>
      </w:del>
      <w:ins w:id="1104" w:author="Claude" w:date="2026-09-23T10:00:00Z">
        <w:r>
          <w:rPr>
            <w:rFonts w:ascii="Arial" w:cs="Arial" w:eastAsia="Arial" w:hAnsi="Arial"/>
            <w:sz w:val="28"/>
            <w:szCs w:val="28"/>
            <w:rtl w:val="1"/>
          </w:rPr>
          <w:t xml:space="preserve">عليك</w:t>
        </w:r>
      </w:ins>
      <w:r>
        <w:rPr>
          <w:rFonts w:ascii="Arial" w:cs="Arial" w:eastAsia="Arial" w:hAnsi="Arial"/>
          <w:sz w:val="28"/>
          <w:szCs w:val="28"/>
          <w:rtl w:val="1"/>
        </w:rPr>
        <w:t xml:space="preserve"> </w:t>
      </w:r>
      <w:del w:id="1105" w:author="Claude" w:date="2026-09-23T10:00:00Z">
        <w:r>
          <w:rPr>
            <w:rFonts w:ascii="Arial" w:cs="Arial" w:eastAsia="Arial" w:hAnsi="Arial"/>
            <w:sz w:val="28"/>
            <w:szCs w:val="28"/>
            <w:rtl w:val="1"/>
          </w:rPr>
          <w:delText xml:space="preserve">متطلبات</w:delText>
        </w:r>
      </w:del>
      <w:ins w:id="1106" w:author="Claude" w:date="2026-09-23T10:00:00Z">
        <w:r>
          <w:rPr>
            <w:rFonts w:ascii="Arial" w:cs="Arial" w:eastAsia="Arial" w:hAnsi="Arial"/>
            <w:sz w:val="28"/>
            <w:szCs w:val="28"/>
            <w:rtl w:val="1"/>
          </w:rPr>
          <w:t xml:space="preserve">إعداد</w:t>
        </w:r>
      </w:ins>
      <w:r>
        <w:rPr>
          <w:rFonts w:ascii="Arial" w:cs="Arial" w:eastAsia="Arial" w:hAnsi="Arial"/>
          <w:sz w:val="28"/>
          <w:szCs w:val="28"/>
          <w:rtl w:val="1"/>
        </w:rPr>
        <w:t xml:space="preserve"> </w:t>
      </w:r>
      <w:del w:id="1107" w:author="Claude" w:date="2026-09-23T10:00:00Z">
        <w:r>
          <w:rPr>
            <w:rFonts w:ascii="Arial" w:cs="Arial" w:eastAsia="Arial" w:hAnsi="Arial"/>
            <w:sz w:val="28"/>
            <w:szCs w:val="28"/>
            <w:rtl w:val="1"/>
          </w:rPr>
          <w:delText xml:space="preserve">ضمان</w:delText>
        </w:r>
      </w:del>
      <w:ins w:id="1108" w:author="Claude" w:date="2026-09-23T10:00:00Z">
        <w:r>
          <w:rPr>
            <w:rFonts w:ascii="Arial" w:cs="Arial" w:eastAsia="Arial" w:hAnsi="Arial"/>
            <w:sz w:val="28"/>
            <w:szCs w:val="28"/>
            <w:rtl w:val="1"/>
          </w:rPr>
          <w:t xml:space="preserve">ملفات</w:t>
        </w:r>
      </w:ins>
      <w:r>
        <w:rPr>
          <w:rFonts w:ascii="Arial" w:cs="Arial" w:eastAsia="Arial" w:hAnsi="Arial"/>
          <w:sz w:val="28"/>
          <w:szCs w:val="28"/>
          <w:rtl w:val="1"/>
        </w:rPr>
        <w:t xml:space="preserve"> الجودة والاعتماد الأكاديمي.</w:t>
      </w:r>
    </w:p>
    <w:p w:rsidR="00000000" w:rsidDel="00000000" w:rsidP="00000000" w:rsidRDefault="00000000" w:rsidRPr="00000000" w14:paraId="00000014">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121" w:author="Claude" w:date="2026-09-23T10:00:00Z">
        <w:r>
          <w:rPr>
            <w:rFonts w:ascii="Arial" w:cs="Arial" w:eastAsia="Arial" w:hAnsi="Arial"/>
            <w:sz w:val="28"/>
            <w:szCs w:val="28"/>
            <w:rtl w:val="1"/>
          </w:rPr>
          <w:delText xml:space="preserve">ربط</w:delText>
        </w:r>
      </w:del>
      <w:ins w:id="1122" w:author="Claude" w:date="2026-09-23T10:00:00Z">
        <w:r>
          <w:rPr>
            <w:rFonts w:ascii="Arial" w:cs="Arial" w:eastAsia="Arial" w:hAnsi="Arial"/>
            <w:sz w:val="28"/>
            <w:szCs w:val="28"/>
            <w:rtl w:val="1"/>
          </w:rPr>
          <w:t xml:space="preserve">اربط</w:t>
        </w:r>
      </w:ins>
      <w:r>
        <w:rPr>
          <w:rFonts w:ascii="Arial" w:cs="Arial" w:eastAsia="Arial" w:hAnsi="Arial"/>
          <w:sz w:val="28"/>
          <w:szCs w:val="28"/>
          <w:rtl w:val="1"/>
        </w:rPr>
        <w:t xml:space="preserve"> التعلم العملي بمنظومة الجامعة </w:t>
      </w:r>
      <w:del w:id="1123" w:author="Claude" w:date="2026-09-23T10:00:00Z">
        <w:r>
          <w:rPr>
            <w:rFonts w:ascii="Arial" w:cs="Arial" w:eastAsia="Arial" w:hAnsi="Arial"/>
            <w:sz w:val="28"/>
            <w:szCs w:val="28"/>
            <w:rtl w:val="1"/>
          </w:rPr>
          <w:delText xml:space="preserve">من خلال</w:delText>
        </w:r>
      </w:del>
      <w:ins w:id="1124" w:author="Claude" w:date="2026-09-23T10:00:00Z">
        <w:r>
          <w:rPr>
            <w:rFonts w:ascii="Arial" w:cs="Arial" w:eastAsia="Arial" w:hAnsi="Arial"/>
            <w:sz w:val="28"/>
            <w:szCs w:val="28"/>
            <w:rtl w:val="1"/>
          </w:rPr>
          <w:t xml:space="preserve">عبر</w:t>
        </w:r>
      </w:ins>
      <w:r>
        <w:rPr>
          <w:rFonts w:ascii="Arial" w:cs="Arial" w:eastAsia="Arial" w:hAnsi="Arial"/>
          <w:sz w:val="28"/>
          <w:szCs w:val="28"/>
          <w:rtl w:val="1"/>
        </w:rPr>
        <w:t xml:space="preserve"> التكامل مع براكسيلابس، </w:t>
      </w:r>
      <w:del w:id="1125" w:author="Claude" w:date="2026-09-23T10:00:00Z">
        <w:r>
          <w:rPr>
            <w:rFonts w:ascii="Arial" w:cs="Arial" w:eastAsia="Arial" w:hAnsi="Arial"/>
            <w:sz w:val="28"/>
            <w:szCs w:val="28"/>
            <w:rtl w:val="1"/>
          </w:rPr>
          <w:delText xml:space="preserve">وتعزيز</w:delText>
        </w:r>
      </w:del>
      <w:ins w:id="1126" w:author="Claude" w:date="2026-09-23T10:00:00Z">
        <w:r>
          <w:rPr>
            <w:rFonts w:ascii="Arial" w:cs="Arial" w:eastAsia="Arial" w:hAnsi="Arial"/>
            <w:sz w:val="28"/>
            <w:szCs w:val="28"/>
            <w:rtl w:val="1"/>
          </w:rPr>
          <w:t xml:space="preserve">وأمّن</w:t>
        </w:r>
      </w:ins>
      <w:r>
        <w:rPr>
          <w:rFonts w:ascii="Arial" w:cs="Arial" w:eastAsia="Arial" w:hAnsi="Arial"/>
          <w:sz w:val="28"/>
          <w:szCs w:val="28"/>
          <w:rtl w:val="1"/>
        </w:rPr>
        <w:t xml:space="preserve"> </w:t>
      </w:r>
      <w:del w:id="1127" w:author="Claude" w:date="2026-09-23T10:00:00Z">
        <w:r>
          <w:rPr>
            <w:rFonts w:ascii="Arial" w:cs="Arial" w:eastAsia="Arial" w:hAnsi="Arial"/>
            <w:sz w:val="28"/>
            <w:szCs w:val="28"/>
            <w:rtl w:val="1"/>
          </w:rPr>
          <w:delText xml:space="preserve">أمن</w:delText>
        </w:r>
      </w:del>
      <w:ins w:id="1128" w:author="Claude" w:date="2026-09-23T10:00:00Z">
        <w:r>
          <w:rPr>
            <w:rFonts w:ascii="Arial" w:cs="Arial" w:eastAsia="Arial" w:hAnsi="Arial"/>
            <w:sz w:val="28"/>
            <w:szCs w:val="28"/>
            <w:rtl w:val="1"/>
          </w:rPr>
          <w:t xml:space="preserve">اختباراتك</w:t>
        </w:r>
      </w:ins>
      <w:r>
        <w:rPr>
          <w:rFonts w:ascii="Arial" w:cs="Arial" w:eastAsia="Arial" w:hAnsi="Arial"/>
          <w:sz w:val="28"/>
          <w:szCs w:val="28"/>
          <w:rtl w:val="1"/>
        </w:rPr>
        <w:t xml:space="preserve"> </w:t>
      </w:r>
      <w:del w:id="1129" w:author="Claude" w:date="2026-09-23T10:00:00Z">
        <w:r>
          <w:rPr>
            <w:rFonts w:ascii="Arial" w:cs="Arial" w:eastAsia="Arial" w:hAnsi="Arial"/>
            <w:sz w:val="28"/>
            <w:szCs w:val="28"/>
            <w:rtl w:val="1"/>
          </w:rPr>
          <w:delText xml:space="preserve">الاختبارات ونزاهتها عن طريق</w:delText>
        </w:r>
      </w:del>
      <w:ins w:id="1130" w:author="Claude" w:date="2026-09-23T10:00:00Z">
        <w:r>
          <w:rPr>
            <w:rFonts w:ascii="Arial" w:cs="Arial" w:eastAsia="Arial" w:hAnsi="Arial"/>
            <w:sz w:val="28"/>
            <w:szCs w:val="28"/>
            <w:rtl w:val="1"/>
          </w:rPr>
          <w:t xml:space="preserve">عبر</w:t>
        </w:r>
      </w:ins>
      <w:r>
        <w:rPr>
          <w:rFonts w:ascii="Arial" w:cs="Arial" w:eastAsia="Arial" w:hAnsi="Arial"/>
          <w:sz w:val="28"/>
          <w:szCs w:val="28"/>
          <w:rtl w:val="1"/>
        </w:rPr>
        <w:t xml:space="preserve"> التكامل مع كوركت و</w:t>
      </w:r>
      <w:r>
        <w:rPr>
          <w:rFonts w:ascii="Arial" w:cs="Arial" w:eastAsia="Arial" w:hAnsi="Arial"/>
          <w:sz w:val="28"/>
          <w:szCs w:val="28"/>
          <w:rtl w:val="0"/>
        </w:rPr>
        <w:t xml:space="preserve">QLens</w:t>
      </w:r>
      <w:r>
        <w:rPr>
          <w:rFonts w:ascii="Arial" w:cs="Arial" w:eastAsia="Arial" w:hAnsi="Arial"/>
          <w:sz w:val="28"/>
          <w:szCs w:val="28"/>
          <w:rtl w:val="1"/>
        </w:rPr>
        <w:t xml:space="preserve"> و</w:t>
      </w:r>
      <w:r>
        <w:rPr>
          <w:rFonts w:ascii="Arial" w:cs="Arial" w:eastAsia="Arial" w:hAnsi="Arial"/>
          <w:sz w:val="28"/>
          <w:szCs w:val="28"/>
          <w:rtl w:val="0"/>
        </w:rPr>
        <w:t xml:space="preserve">QLock</w:t>
      </w:r>
      <w:r>
        <w:rPr>
          <w:rFonts w:ascii="Arial" w:cs="Arial" w:eastAsia="Arial" w:hAnsi="Arial"/>
          <w:sz w:val="28"/>
          <w:szCs w:val="28"/>
          <w:rtl w:val="1"/>
        </w:rPr>
        <w:t xml:space="preserve">، </w:t>
      </w:r>
      <w:del w:id="1109" w:author="Claude" w:date="2026-09-23T10:00:00Z">
        <w:r>
          <w:rPr>
            <w:rFonts w:ascii="Arial" w:cs="Arial" w:eastAsia="Arial" w:hAnsi="Arial"/>
            <w:sz w:val="28"/>
            <w:szCs w:val="28"/>
            <w:rtl w:val="1"/>
          </w:rPr>
          <w:delText xml:space="preserve">لتعزيز</w:delText>
        </w:r>
      </w:del>
      <w:ins w:id="1110" w:author="Claude" w:date="2026-09-23T10:00:00Z">
        <w:r>
          <w:rPr>
            <w:rFonts w:ascii="Arial" w:cs="Arial" w:eastAsia="Arial" w:hAnsi="Arial"/>
            <w:sz w:val="28"/>
            <w:szCs w:val="28"/>
            <w:rtl w:val="1"/>
          </w:rPr>
          <w:t xml:space="preserve">لتجربة</w:t>
        </w:r>
      </w:ins>
      <w:r>
        <w:rPr>
          <w:rFonts w:ascii="Arial" w:cs="Arial" w:eastAsia="Arial" w:hAnsi="Arial"/>
          <w:sz w:val="28"/>
          <w:szCs w:val="28"/>
          <w:rtl w:val="1"/>
        </w:rPr>
        <w:t xml:space="preserve"> </w:t>
      </w:r>
      <w:del w:id="1111" w:author="Claude" w:date="2026-09-23T10:00:00Z">
        <w:r>
          <w:rPr>
            <w:rFonts w:ascii="Arial" w:cs="Arial" w:eastAsia="Arial" w:hAnsi="Arial"/>
            <w:sz w:val="28"/>
            <w:szCs w:val="28"/>
            <w:rtl w:val="1"/>
          </w:rPr>
          <w:delText xml:space="preserve">فرص</w:delText>
        </w:r>
      </w:del>
      <w:ins w:id="1112" w:author="Claude" w:date="2026-09-23T10:00:00Z">
        <w:r>
          <w:rPr>
            <w:rFonts w:ascii="Arial" w:cs="Arial" w:eastAsia="Arial" w:hAnsi="Arial"/>
            <w:sz w:val="28"/>
            <w:szCs w:val="28"/>
            <w:rtl w:val="1"/>
          </w:rPr>
          <w:t xml:space="preserve">تعلّم</w:t>
        </w:r>
      </w:ins>
      <w:r>
        <w:rPr>
          <w:rFonts w:ascii="Arial" w:cs="Arial" w:eastAsia="Arial" w:hAnsi="Arial"/>
          <w:sz w:val="28"/>
          <w:szCs w:val="28"/>
          <w:rtl w:val="1"/>
        </w:rPr>
        <w:t xml:space="preserve"> </w:t>
      </w:r>
      <w:del w:id="1113" w:author="Claude" w:date="2026-09-23T10:00:00Z">
        <w:r>
          <w:rPr>
            <w:rFonts w:ascii="Arial" w:cs="Arial" w:eastAsia="Arial" w:hAnsi="Arial"/>
            <w:sz w:val="28"/>
            <w:szCs w:val="28"/>
            <w:rtl w:val="1"/>
          </w:rPr>
          <w:delText xml:space="preserve">التعلم</w:delText>
        </w:r>
      </w:del>
      <w:ins w:id="1114" w:author="Claude" w:date="2026-09-23T10:00:00Z">
        <w:r>
          <w:rPr>
            <w:rFonts w:ascii="Arial" w:cs="Arial" w:eastAsia="Arial" w:hAnsi="Arial"/>
            <w:sz w:val="28"/>
            <w:szCs w:val="28"/>
            <w:rtl w:val="1"/>
          </w:rPr>
          <w:t xml:space="preserve">أغنى</w:t>
        </w:r>
      </w:ins>
      <w:r>
        <w:rPr>
          <w:rFonts w:ascii="Arial" w:cs="Arial" w:eastAsia="Arial" w:hAnsi="Arial"/>
          <w:sz w:val="28"/>
          <w:szCs w:val="28"/>
          <w:rtl w:val="1"/>
        </w:rPr>
        <w:t xml:space="preserve"> </w:t>
      </w:r>
      <w:del w:id="1115" w:author="Claude" w:date="2026-09-23T10:00:00Z">
        <w:r>
          <w:rPr>
            <w:rFonts w:ascii="Arial" w:cs="Arial" w:eastAsia="Arial" w:hAnsi="Arial"/>
            <w:sz w:val="28"/>
            <w:szCs w:val="28"/>
            <w:rtl w:val="1"/>
          </w:rPr>
          <w:delText xml:space="preserve">ودعم</w:delText>
        </w:r>
      </w:del>
      <w:ins w:id="1116" w:author="Claude" w:date="2026-09-23T10:00:00Z">
        <w:r>
          <w:rPr>
            <w:rFonts w:ascii="Arial" w:cs="Arial" w:eastAsia="Arial" w:hAnsi="Arial"/>
            <w:sz w:val="28"/>
            <w:szCs w:val="28"/>
            <w:rtl w:val="1"/>
          </w:rPr>
          <w:t xml:space="preserve">واختبارات</w:t>
        </w:r>
      </w:ins>
      <w:r>
        <w:rPr>
          <w:rFonts w:ascii="Arial" w:cs="Arial" w:eastAsia="Arial" w:hAnsi="Arial"/>
          <w:sz w:val="28"/>
          <w:szCs w:val="28"/>
          <w:rtl w:val="1"/>
        </w:rPr>
        <w:t xml:space="preserve"> </w:t>
      </w:r>
      <w:del w:id="1117" w:author="Claude" w:date="2026-09-23T10:00:00Z">
        <w:r>
          <w:rPr>
            <w:rFonts w:ascii="Arial" w:cs="Arial" w:eastAsia="Arial" w:hAnsi="Arial"/>
            <w:sz w:val="28"/>
            <w:szCs w:val="28"/>
            <w:rtl w:val="1"/>
          </w:rPr>
          <w:delText xml:space="preserve">نزاهة</w:delText>
        </w:r>
      </w:del>
      <w:ins w:id="1118" w:author="Claude" w:date="2026-09-23T10:00:00Z">
        <w:r>
          <w:rPr>
            <w:rFonts w:ascii="Arial" w:cs="Arial" w:eastAsia="Arial" w:hAnsi="Arial"/>
            <w:sz w:val="28"/>
            <w:szCs w:val="28"/>
            <w:rtl w:val="1"/>
          </w:rPr>
          <w:t xml:space="preserve">أكثر</w:t>
        </w:r>
      </w:ins>
      <w:r>
        <w:rPr>
          <w:rFonts w:ascii="Arial" w:cs="Arial" w:eastAsia="Arial" w:hAnsi="Arial"/>
          <w:sz w:val="28"/>
          <w:szCs w:val="28"/>
          <w:rtl w:val="1"/>
        </w:rPr>
        <w:t xml:space="preserve"> </w:t>
      </w:r>
      <w:del w:id="1119" w:author="Claude" w:date="2026-09-23T10:00:00Z">
        <w:r>
          <w:rPr>
            <w:rFonts w:ascii="Arial" w:cs="Arial" w:eastAsia="Arial" w:hAnsi="Arial"/>
            <w:sz w:val="28"/>
            <w:szCs w:val="28"/>
            <w:rtl w:val="1"/>
          </w:rPr>
          <w:delText xml:space="preserve">العملية الامتحانية.</w:delText>
        </w:r>
      </w:del>
      <w:ins w:id="1120" w:author="Claude" w:date="2026-09-23T10:00:00Z">
        <w:r>
          <w:rPr>
            <w:rFonts w:ascii="Arial" w:cs="Arial" w:eastAsia="Arial" w:hAnsi="Arial"/>
            <w:sz w:val="28"/>
            <w:szCs w:val="28"/>
            <w:rtl w:val="1"/>
          </w:rPr>
          <w:t xml:space="preserve">نزاهة.</w:t>
        </w:r>
      </w:ins>
    </w:p>
    <w:p w:rsidR="00000000" w:rsidDel="00000000" w:rsidP="00000000" w:rsidRDefault="00000000" w:rsidRPr="00000000" w14:paraId="00000015">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131" w:author="Claude" w:date="2026-09-23T10:00:00Z">
        <w:r>
          <w:rPr>
            <w:rFonts w:ascii="Arial" w:cs="Arial" w:eastAsia="Arial" w:hAnsi="Arial"/>
            <w:sz w:val="28"/>
            <w:szCs w:val="28"/>
            <w:rtl w:val="1"/>
          </w:rPr>
          <w:delText xml:space="preserve">ربط</w:delText>
        </w:r>
      </w:del>
      <w:ins w:id="1132" w:author="Claude" w:date="2026-09-23T10:00:00Z">
        <w:r>
          <w:rPr>
            <w:rFonts w:ascii="Arial" w:cs="Arial" w:eastAsia="Arial" w:hAnsi="Arial"/>
            <w:sz w:val="28"/>
            <w:szCs w:val="28"/>
            <w:rtl w:val="1"/>
          </w:rPr>
          <w:t xml:space="preserve">اجمع</w:t>
        </w:r>
      </w:ins>
      <w:r>
        <w:rPr>
          <w:rFonts w:ascii="Arial" w:cs="Arial" w:eastAsia="Arial" w:hAnsi="Arial"/>
          <w:sz w:val="28"/>
          <w:szCs w:val="28"/>
          <w:rtl w:val="1"/>
        </w:rPr>
        <w:t xml:space="preserve"> الإدارة </w:t>
      </w:r>
      <w:del w:id="1133" w:author="Claude" w:date="2026-09-23T10:00:00Z">
        <w:r>
          <w:rPr>
            <w:rFonts w:ascii="Arial" w:cs="Arial" w:eastAsia="Arial" w:hAnsi="Arial"/>
            <w:sz w:val="28"/>
            <w:szCs w:val="28"/>
            <w:rtl w:val="1"/>
          </w:rPr>
          <w:delText xml:space="preserve">الأكاديمية</w:delText>
        </w:r>
      </w:del>
      <w:ins w:id="1134" w:author="Claude" w:date="2026-09-23T10:00:00Z">
        <w:r>
          <w:rPr>
            <w:rFonts w:ascii="Arial" w:cs="Arial" w:eastAsia="Arial" w:hAnsi="Arial"/>
            <w:sz w:val="28"/>
            <w:szCs w:val="28"/>
            <w:rtl w:val="1"/>
          </w:rPr>
          <w:t xml:space="preserve">الأكاديمية،</w:t>
        </w:r>
      </w:ins>
      <w:r>
        <w:rPr>
          <w:rFonts w:ascii="Arial" w:cs="Arial" w:eastAsia="Arial" w:hAnsi="Arial"/>
          <w:sz w:val="28"/>
          <w:szCs w:val="28"/>
          <w:rtl w:val="1"/>
        </w:rPr>
        <w:t xml:space="preserve"> والقبول </w:t>
      </w:r>
      <w:del w:id="1135" w:author="Claude" w:date="2026-09-23T10:00:00Z">
        <w:r>
          <w:rPr>
            <w:rFonts w:ascii="Arial" w:cs="Arial" w:eastAsia="Arial" w:hAnsi="Arial"/>
            <w:sz w:val="28"/>
            <w:szCs w:val="28"/>
            <w:rtl w:val="1"/>
          </w:rPr>
          <w:delText xml:space="preserve">والتسجيل</w:delText>
        </w:r>
      </w:del>
      <w:ins w:id="1136" w:author="Claude" w:date="2026-09-23T10:00:00Z">
        <w:r>
          <w:rPr>
            <w:rFonts w:ascii="Arial" w:cs="Arial" w:eastAsia="Arial" w:hAnsi="Arial"/>
            <w:sz w:val="28"/>
            <w:szCs w:val="28"/>
            <w:rtl w:val="1"/>
          </w:rPr>
          <w:t xml:space="preserve">والتسجيل،</w:t>
        </w:r>
      </w:ins>
      <w:r>
        <w:rPr>
          <w:rFonts w:ascii="Arial" w:cs="Arial" w:eastAsia="Arial" w:hAnsi="Arial"/>
          <w:sz w:val="28"/>
          <w:szCs w:val="28"/>
          <w:rtl w:val="1"/>
        </w:rPr>
        <w:t xml:space="preserve"> وشؤون </w:t>
      </w:r>
      <w:del w:id="1137" w:author="Claude" w:date="2026-09-23T10:00:00Z">
        <w:r>
          <w:rPr>
            <w:rFonts w:ascii="Arial" w:cs="Arial" w:eastAsia="Arial" w:hAnsi="Arial"/>
            <w:sz w:val="28"/>
            <w:szCs w:val="28"/>
            <w:rtl w:val="1"/>
          </w:rPr>
          <w:delText xml:space="preserve">الطلاب</w:delText>
        </w:r>
      </w:del>
      <w:ins w:id="1138" w:author="Claude" w:date="2026-09-23T10:00:00Z">
        <w:r>
          <w:rPr>
            <w:rFonts w:ascii="Arial" w:cs="Arial" w:eastAsia="Arial" w:hAnsi="Arial"/>
            <w:sz w:val="28"/>
            <w:szCs w:val="28"/>
            <w:rtl w:val="1"/>
          </w:rPr>
          <w:t xml:space="preserve">الطلاب،</w:t>
        </w:r>
      </w:ins>
      <w:r>
        <w:rPr>
          <w:rFonts w:ascii="Arial" w:cs="Arial" w:eastAsia="Arial" w:hAnsi="Arial"/>
          <w:sz w:val="28"/>
          <w:szCs w:val="28"/>
          <w:rtl w:val="1"/>
        </w:rPr>
        <w:t xml:space="preserve"> والموارد </w:t>
      </w:r>
      <w:del w:id="1139" w:author="Claude" w:date="2026-09-23T10:00:00Z">
        <w:r>
          <w:rPr>
            <w:rFonts w:ascii="Arial" w:cs="Arial" w:eastAsia="Arial" w:hAnsi="Arial"/>
            <w:sz w:val="28"/>
            <w:szCs w:val="28"/>
            <w:rtl w:val="1"/>
          </w:rPr>
          <w:delText xml:space="preserve">البشرية</w:delText>
        </w:r>
      </w:del>
      <w:ins w:id="1140" w:author="Claude" w:date="2026-09-23T10:00:00Z">
        <w:r>
          <w:rPr>
            <w:rFonts w:ascii="Arial" w:cs="Arial" w:eastAsia="Arial" w:hAnsi="Arial"/>
            <w:sz w:val="28"/>
            <w:szCs w:val="28"/>
            <w:rtl w:val="1"/>
          </w:rPr>
          <w:t xml:space="preserve">البشرية،</w:t>
        </w:r>
      </w:ins>
      <w:r>
        <w:rPr>
          <w:rFonts w:ascii="Arial" w:cs="Arial" w:eastAsia="Arial" w:hAnsi="Arial"/>
          <w:sz w:val="28"/>
          <w:szCs w:val="28"/>
          <w:rtl w:val="1"/>
        </w:rPr>
        <w:t xml:space="preserve"> والشؤون </w:t>
      </w:r>
      <w:del w:id="1141" w:author="Claude" w:date="2026-09-23T10:00:00Z">
        <w:r>
          <w:rPr>
            <w:rFonts w:ascii="Arial" w:cs="Arial" w:eastAsia="Arial" w:hAnsi="Arial"/>
            <w:sz w:val="28"/>
            <w:szCs w:val="28"/>
            <w:rtl w:val="1"/>
          </w:rPr>
          <w:delText xml:space="preserve">المالية</w:delText>
        </w:r>
      </w:del>
      <w:ins w:id="1142" w:author="Claude" w:date="2026-09-23T10:00:00Z">
        <w:r>
          <w:rPr>
            <w:rFonts w:ascii="Arial" w:cs="Arial" w:eastAsia="Arial" w:hAnsi="Arial"/>
            <w:sz w:val="28"/>
            <w:szCs w:val="28"/>
            <w:rtl w:val="1"/>
          </w:rPr>
          <w:t xml:space="preserve">المالية،</w:t>
        </w:r>
      </w:ins>
      <w:r>
        <w:rPr>
          <w:rFonts w:ascii="Arial" w:cs="Arial" w:eastAsia="Arial" w:hAnsi="Arial"/>
          <w:sz w:val="28"/>
          <w:szCs w:val="28"/>
          <w:rtl w:val="1"/>
        </w:rPr>
        <w:t xml:space="preserve"> </w:t>
      </w:r>
      <w:del w:id="1143" w:author="Claude" w:date="2026-09-23T10:00:00Z">
        <w:r>
          <w:rPr>
            <w:rFonts w:ascii="Arial" w:cs="Arial" w:eastAsia="Arial" w:hAnsi="Arial"/>
            <w:sz w:val="28"/>
            <w:szCs w:val="28"/>
            <w:rtl w:val="1"/>
          </w:rPr>
          <w:delText xml:space="preserve">والنقل</w:delText>
        </w:r>
      </w:del>
      <w:ins w:id="1144" w:author="Claude" w:date="2026-09-23T10:00:00Z">
        <w:r>
          <w:rPr>
            <w:rFonts w:ascii="Arial" w:cs="Arial" w:eastAsia="Arial" w:hAnsi="Arial"/>
            <w:sz w:val="28"/>
            <w:szCs w:val="28"/>
            <w:rtl w:val="1"/>
          </w:rPr>
          <w:t xml:space="preserve">والنقل،</w:t>
        </w:r>
      </w:ins>
      <w:r>
        <w:rPr>
          <w:rFonts w:ascii="Arial" w:cs="Arial" w:eastAsia="Arial" w:hAnsi="Arial"/>
          <w:sz w:val="28"/>
          <w:szCs w:val="28"/>
          <w:rtl w:val="1"/>
        </w:rPr>
        <w:t xml:space="preserve"> </w:t>
      </w:r>
      <w:del w:id="1145" w:author="Claude" w:date="2026-09-23T10:00:00Z">
        <w:r>
          <w:rPr>
            <w:rFonts w:ascii="Arial" w:cs="Arial" w:eastAsia="Arial" w:hAnsi="Arial"/>
            <w:sz w:val="28"/>
            <w:szCs w:val="28"/>
            <w:rtl w:val="1"/>
          </w:rPr>
          <w:delText xml:space="preserve">والمخازن</w:delText>
        </w:r>
      </w:del>
      <w:ins w:id="1146" w:author="Claude" w:date="2026-09-23T10:00:00Z">
        <w:r>
          <w:rPr>
            <w:rFonts w:ascii="Arial" w:cs="Arial" w:eastAsia="Arial" w:hAnsi="Arial"/>
            <w:sz w:val="28"/>
            <w:szCs w:val="28"/>
            <w:rtl w:val="1"/>
          </w:rPr>
          <w:t xml:space="preserve">والمخازن،</w:t>
        </w:r>
      </w:ins>
      <w:r>
        <w:rPr>
          <w:rFonts w:ascii="Arial" w:cs="Arial" w:eastAsia="Arial" w:hAnsi="Arial"/>
          <w:sz w:val="28"/>
          <w:szCs w:val="28"/>
          <w:rtl w:val="1"/>
        </w:rPr>
        <w:t xml:space="preserve"> والمشتريات </w:t>
      </w:r>
      <w:del w:id="1147" w:author="Claude" w:date="2026-09-23T10:00:00Z">
        <w:r>
          <w:rPr>
            <w:rFonts w:ascii="Arial" w:cs="Arial" w:eastAsia="Arial" w:hAnsi="Arial"/>
            <w:sz w:val="28"/>
            <w:szCs w:val="28"/>
            <w:rtl w:val="1"/>
          </w:rPr>
          <w:delText xml:space="preserve">ضمن</w:delText>
        </w:r>
      </w:del>
      <w:ins w:id="1148"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بيئة واحدة، مع </w:t>
      </w:r>
      <w:ins w:id="1149" w:author="Claude" w:date="2026-09-23T10:00:00Z">
        <w:r>
          <w:rPr>
            <w:rFonts w:ascii="Arial" w:cs="Arial" w:eastAsia="Arial" w:hAnsi="Arial"/>
            <w:sz w:val="28"/>
            <w:szCs w:val="28"/>
            <w:rtl w:val="1"/>
          </w:rPr>
          <w:t xml:space="preserve">إمكانية إضافة </w:t>
        </w:r>
      </w:ins>
      <w:r>
        <w:rPr>
          <w:rFonts w:ascii="Arial" w:cs="Arial" w:eastAsia="Arial" w:hAnsi="Arial"/>
          <w:sz w:val="28"/>
          <w:szCs w:val="28"/>
          <w:rtl w:val="1"/>
        </w:rPr>
        <w:t xml:space="preserve">وظائف </w:t>
      </w:r>
      <w:del w:id="1150" w:author="Claude" w:date="2026-09-23T10:00:00Z">
        <w:r>
          <w:rPr>
            <w:rFonts w:ascii="Arial" w:cs="Arial" w:eastAsia="Arial" w:hAnsi="Arial"/>
            <w:sz w:val="28"/>
            <w:szCs w:val="28"/>
            <w:rtl w:val="1"/>
          </w:rPr>
          <w:delText xml:space="preserve">إضافية</w:delText>
        </w:r>
      </w:del>
      <w:ins w:id="1151" w:author="Claude" w:date="2026-09-23T10:00:00Z">
        <w:r>
          <w:rPr>
            <w:rFonts w:ascii="Arial" w:cs="Arial" w:eastAsia="Arial" w:hAnsi="Arial"/>
            <w:sz w:val="28"/>
            <w:szCs w:val="28"/>
            <w:rtl w:val="1"/>
          </w:rPr>
          <w:t xml:space="preserve">جديدة</w:t>
        </w:r>
      </w:ins>
      <w:r>
        <w:rPr>
          <w:rFonts w:ascii="Arial" w:cs="Arial" w:eastAsia="Arial" w:hAnsi="Arial"/>
          <w:sz w:val="28"/>
          <w:szCs w:val="28"/>
          <w:rtl w:val="1"/>
        </w:rPr>
        <w:t xml:space="preserve"> </w:t>
      </w:r>
      <w:del w:id="1152" w:author="Claude" w:date="2026-09-23T10:00:00Z">
        <w:r>
          <w:rPr>
            <w:rFonts w:ascii="Arial" w:cs="Arial" w:eastAsia="Arial" w:hAnsi="Arial"/>
            <w:sz w:val="28"/>
            <w:szCs w:val="28"/>
            <w:rtl w:val="1"/>
          </w:rPr>
          <w:delText xml:space="preserve">تلبي</w:delText>
        </w:r>
      </w:del>
      <w:ins w:id="1153" w:author="Claude" w:date="2026-09-23T10:00:00Z">
        <w:r>
          <w:rPr>
            <w:rFonts w:ascii="Arial" w:cs="Arial" w:eastAsia="Arial" w:hAnsi="Arial"/>
            <w:sz w:val="28"/>
            <w:szCs w:val="28"/>
            <w:rtl w:val="1"/>
          </w:rPr>
          <w:t xml:space="preserve">حسب</w:t>
        </w:r>
      </w:ins>
      <w:r>
        <w:rPr>
          <w:rFonts w:ascii="Arial" w:cs="Arial" w:eastAsia="Arial" w:hAnsi="Arial"/>
          <w:sz w:val="28"/>
          <w:szCs w:val="28"/>
          <w:rtl w:val="1"/>
        </w:rPr>
        <w:t xml:space="preserve"> احتياجات </w:t>
      </w:r>
      <w:del w:id="1154" w:author="Claude" w:date="2026-09-23T10:00:00Z">
        <w:r>
          <w:rPr>
            <w:rFonts w:ascii="Arial" w:cs="Arial" w:eastAsia="Arial" w:hAnsi="Arial"/>
            <w:sz w:val="28"/>
            <w:szCs w:val="28"/>
            <w:rtl w:val="1"/>
          </w:rPr>
          <w:delText xml:space="preserve">المؤسسة.</w:delText>
        </w:r>
      </w:del>
      <w:ins w:id="1155" w:author="Claude" w:date="2026-09-23T10:00:00Z">
        <w:r>
          <w:rPr>
            <w:rFonts w:ascii="Arial" w:cs="Arial" w:eastAsia="Arial" w:hAnsi="Arial"/>
            <w:sz w:val="28"/>
            <w:szCs w:val="28"/>
            <w:rtl w:val="1"/>
          </w:rPr>
          <w:t xml:space="preserve">مؤسستك.</w:t>
        </w:r>
      </w:ins>
    </w:p>
    <w:p w:rsidR="00000000" w:rsidDel="00000000" w:rsidP="00000000" w:rsidRDefault="00000000" w:rsidRPr="00000000" w14:paraId="00000016">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156" w:author="Claude" w:date="2026-09-23T10:00:00Z">
        <w:r>
          <w:rPr>
            <w:rFonts w:ascii="Arial" w:cs="Arial" w:eastAsia="Arial" w:hAnsi="Arial"/>
            <w:sz w:val="28"/>
            <w:szCs w:val="28"/>
            <w:rtl w:val="1"/>
          </w:rPr>
          <w:delText xml:space="preserve">تزويد</w:delText>
        </w:r>
      </w:del>
      <w:ins w:id="1157" w:author="Claude" w:date="2026-09-23T10:00:00Z">
        <w:r>
          <w:rPr>
            <w:rFonts w:ascii="Arial" w:cs="Arial" w:eastAsia="Arial" w:hAnsi="Arial"/>
            <w:sz w:val="28"/>
            <w:szCs w:val="28"/>
            <w:rtl w:val="1"/>
          </w:rPr>
          <w:t xml:space="preserve">امنح</w:t>
        </w:r>
      </w:ins>
      <w:r>
        <w:rPr>
          <w:rFonts w:ascii="Arial" w:cs="Arial" w:eastAsia="Arial" w:hAnsi="Arial"/>
          <w:sz w:val="28"/>
          <w:szCs w:val="28"/>
          <w:rtl w:val="1"/>
        </w:rPr>
        <w:t xml:space="preserve"> </w:t>
      </w:r>
      <w:del w:id="1158" w:author="Claude" w:date="2026-09-23T10:00:00Z">
        <w:r>
          <w:rPr>
            <w:rFonts w:ascii="Arial" w:cs="Arial" w:eastAsia="Arial" w:hAnsi="Arial"/>
            <w:sz w:val="28"/>
            <w:szCs w:val="28"/>
            <w:rtl w:val="1"/>
          </w:rPr>
          <w:delText xml:space="preserve">العمداء</w:delText>
        </w:r>
      </w:del>
      <w:ins w:id="1159" w:author="Claude" w:date="2026-09-23T10:00:00Z">
        <w:r>
          <w:rPr>
            <w:rFonts w:ascii="Arial" w:cs="Arial" w:eastAsia="Arial" w:hAnsi="Arial"/>
            <w:sz w:val="28"/>
            <w:szCs w:val="28"/>
            <w:rtl w:val="1"/>
          </w:rPr>
          <w:t xml:space="preserve">كل مستخدم ما يحتاجه فعلًا: العمداء،</w:t>
        </w:r>
      </w:ins>
      <w:r>
        <w:rPr>
          <w:rFonts w:ascii="Arial" w:cs="Arial" w:eastAsia="Arial" w:hAnsi="Arial"/>
          <w:sz w:val="28"/>
          <w:szCs w:val="28"/>
          <w:rtl w:val="1"/>
        </w:rPr>
        <w:t xml:space="preserve"> ورؤساء </w:t>
      </w:r>
      <w:del w:id="1160" w:author="Claude" w:date="2026-09-23T10:00:00Z">
        <w:r>
          <w:rPr>
            <w:rFonts w:ascii="Arial" w:cs="Arial" w:eastAsia="Arial" w:hAnsi="Arial"/>
            <w:sz w:val="28"/>
            <w:szCs w:val="28"/>
            <w:rtl w:val="1"/>
          </w:rPr>
          <w:delText xml:space="preserve">الأقسام</w:delText>
        </w:r>
      </w:del>
      <w:ins w:id="1161" w:author="Claude" w:date="2026-09-23T10:00:00Z">
        <w:r>
          <w:rPr>
            <w:rFonts w:ascii="Arial" w:cs="Arial" w:eastAsia="Arial" w:hAnsi="Arial"/>
            <w:sz w:val="28"/>
            <w:szCs w:val="28"/>
            <w:rtl w:val="1"/>
          </w:rPr>
          <w:t xml:space="preserve">الأقسام،</w:t>
        </w:r>
      </w:ins>
      <w:r>
        <w:rPr>
          <w:rFonts w:ascii="Arial" w:cs="Arial" w:eastAsia="Arial" w:hAnsi="Arial"/>
          <w:sz w:val="28"/>
          <w:szCs w:val="28"/>
          <w:rtl w:val="1"/>
        </w:rPr>
        <w:t xml:space="preserve"> وأعضاء هيئة </w:t>
      </w:r>
      <w:del w:id="1162" w:author="Claude" w:date="2026-09-23T10:00:00Z">
        <w:r>
          <w:rPr>
            <w:rFonts w:ascii="Arial" w:cs="Arial" w:eastAsia="Arial" w:hAnsi="Arial"/>
            <w:sz w:val="28"/>
            <w:szCs w:val="28"/>
            <w:rtl w:val="1"/>
          </w:rPr>
          <w:delText xml:space="preserve">التدريس</w:delText>
        </w:r>
      </w:del>
      <w:ins w:id="1163" w:author="Claude" w:date="2026-09-23T10:00:00Z">
        <w:r>
          <w:rPr>
            <w:rFonts w:ascii="Arial" w:cs="Arial" w:eastAsia="Arial" w:hAnsi="Arial"/>
            <w:sz w:val="28"/>
            <w:szCs w:val="28"/>
            <w:rtl w:val="1"/>
          </w:rPr>
          <w:t xml:space="preserve">التدريس،</w:t>
        </w:r>
      </w:ins>
      <w:r>
        <w:rPr>
          <w:rFonts w:ascii="Arial" w:cs="Arial" w:eastAsia="Arial" w:hAnsi="Arial"/>
          <w:sz w:val="28"/>
          <w:szCs w:val="28"/>
          <w:rtl w:val="1"/>
        </w:rPr>
        <w:t xml:space="preserve"> </w:t>
      </w:r>
      <w:del w:id="1164" w:author="Claude" w:date="2026-09-23T10:00:00Z">
        <w:r>
          <w:rPr>
            <w:rFonts w:ascii="Arial" w:cs="Arial" w:eastAsia="Arial" w:hAnsi="Arial"/>
            <w:sz w:val="28"/>
            <w:szCs w:val="28"/>
            <w:rtl w:val="1"/>
          </w:rPr>
          <w:delText xml:space="preserve">والإداريين</w:delText>
        </w:r>
      </w:del>
      <w:ins w:id="1165" w:author="Claude" w:date="2026-09-23T10:00:00Z">
        <w:r>
          <w:rPr>
            <w:rFonts w:ascii="Arial" w:cs="Arial" w:eastAsia="Arial" w:hAnsi="Arial"/>
            <w:sz w:val="28"/>
            <w:szCs w:val="28"/>
            <w:rtl w:val="1"/>
          </w:rPr>
          <w:t xml:space="preserve">والإداريون،</w:t>
        </w:r>
      </w:ins>
      <w:r>
        <w:rPr>
          <w:rFonts w:ascii="Arial" w:cs="Arial" w:eastAsia="Arial" w:hAnsi="Arial"/>
          <w:sz w:val="28"/>
          <w:szCs w:val="28"/>
          <w:rtl w:val="1"/>
        </w:rPr>
        <w:t xml:space="preserve"> </w:t>
      </w:r>
      <w:del w:id="1166" w:author="Claude" w:date="2026-09-23T10:00:00Z">
        <w:r>
          <w:rPr>
            <w:rFonts w:ascii="Arial" w:cs="Arial" w:eastAsia="Arial" w:hAnsi="Arial"/>
            <w:sz w:val="28"/>
            <w:szCs w:val="28"/>
            <w:rtl w:val="1"/>
          </w:rPr>
          <w:delText xml:space="preserve">والطلاب</w:delText>
        </w:r>
      </w:del>
      <w:ins w:id="1167" w:author="Claude" w:date="2026-09-23T10:00:00Z">
        <w:r>
          <w:rPr>
            <w:rFonts w:ascii="Arial" w:cs="Arial" w:eastAsia="Arial" w:hAnsi="Arial"/>
            <w:sz w:val="28"/>
            <w:szCs w:val="28"/>
            <w:rtl w:val="1"/>
          </w:rPr>
          <w:t xml:space="preserve">والطلاب؛</w:t>
        </w:r>
      </w:ins>
      <w:r>
        <w:rPr>
          <w:rFonts w:ascii="Arial" w:cs="Arial" w:eastAsia="Arial" w:hAnsi="Arial"/>
          <w:sz w:val="28"/>
          <w:szCs w:val="28"/>
          <w:rtl w:val="1"/>
        </w:rPr>
        <w:t xml:space="preserve"> </w:t>
      </w:r>
      <w:del w:id="1168" w:author="Claude" w:date="2026-09-23T10:00:00Z">
        <w:r>
          <w:rPr>
            <w:rFonts w:ascii="Arial" w:cs="Arial" w:eastAsia="Arial" w:hAnsi="Arial"/>
            <w:sz w:val="28"/>
            <w:szCs w:val="28"/>
            <w:rtl w:val="1"/>
          </w:rPr>
          <w:delText xml:space="preserve">بالأدوات</w:delText>
        </w:r>
      </w:del>
      <w:ins w:id="1169" w:author="Claude" w:date="2026-09-23T10:00:00Z">
        <w:r>
          <w:rPr>
            <w:rFonts w:ascii="Arial" w:cs="Arial" w:eastAsia="Arial" w:hAnsi="Arial"/>
            <w:sz w:val="28"/>
            <w:szCs w:val="28"/>
            <w:rtl w:val="1"/>
          </w:rPr>
          <w:t xml:space="preserve">لكلٍّ</w:t>
        </w:r>
      </w:ins>
      <w:r>
        <w:rPr>
          <w:rFonts w:ascii="Arial" w:cs="Arial" w:eastAsia="Arial" w:hAnsi="Arial"/>
          <w:sz w:val="28"/>
          <w:szCs w:val="28"/>
          <w:rtl w:val="1"/>
        </w:rPr>
        <w:t xml:space="preserve"> </w:t>
      </w:r>
      <w:del w:id="1170" w:author="Claude" w:date="2026-09-23T10:00:00Z">
        <w:r>
          <w:rPr>
            <w:rFonts w:ascii="Arial" w:cs="Arial" w:eastAsia="Arial" w:hAnsi="Arial"/>
            <w:sz w:val="28"/>
            <w:szCs w:val="28"/>
            <w:rtl w:val="1"/>
          </w:rPr>
          <w:delText xml:space="preserve">والمعلومات</w:delText>
        </w:r>
      </w:del>
      <w:ins w:id="1171" w:author="Claude" w:date="2026-09-23T10:00:00Z">
        <w:r>
          <w:rPr>
            <w:rFonts w:ascii="Arial" w:cs="Arial" w:eastAsia="Arial" w:hAnsi="Arial"/>
            <w:sz w:val="28"/>
            <w:szCs w:val="28"/>
            <w:rtl w:val="1"/>
          </w:rPr>
          <w:t xml:space="preserve">منهم</w:t>
        </w:r>
      </w:ins>
      <w:r>
        <w:rPr>
          <w:rFonts w:ascii="Arial" w:cs="Arial" w:eastAsia="Arial" w:hAnsi="Arial"/>
          <w:sz w:val="28"/>
          <w:szCs w:val="28"/>
          <w:rtl w:val="1"/>
        </w:rPr>
        <w:t xml:space="preserve"> </w:t>
      </w:r>
      <w:del w:id="1172" w:author="Claude" w:date="2026-09-23T10:00:00Z">
        <w:r>
          <w:rPr>
            <w:rFonts w:ascii="Arial" w:cs="Arial" w:eastAsia="Arial" w:hAnsi="Arial"/>
            <w:sz w:val="28"/>
            <w:szCs w:val="28"/>
            <w:rtl w:val="1"/>
          </w:rPr>
          <w:delText xml:space="preserve">المناسبة</w:delText>
        </w:r>
      </w:del>
      <w:ins w:id="1173" w:author="Claude" w:date="2026-09-23T10:00:00Z">
        <w:r>
          <w:rPr>
            <w:rFonts w:ascii="Arial" w:cs="Arial" w:eastAsia="Arial" w:hAnsi="Arial"/>
            <w:sz w:val="28"/>
            <w:szCs w:val="28"/>
            <w:rtl w:val="1"/>
          </w:rPr>
          <w:t xml:space="preserve">أدواته</w:t>
        </w:r>
      </w:ins>
      <w:r>
        <w:rPr>
          <w:rFonts w:ascii="Arial" w:cs="Arial" w:eastAsia="Arial" w:hAnsi="Arial"/>
          <w:sz w:val="28"/>
          <w:szCs w:val="28"/>
          <w:rtl w:val="1"/>
        </w:rPr>
        <w:t xml:space="preserve"> </w:t>
      </w:r>
      <w:del w:id="1174" w:author="Claude" w:date="2026-09-23T10:00:00Z">
        <w:r>
          <w:rPr>
            <w:rFonts w:ascii="Arial" w:cs="Arial" w:eastAsia="Arial" w:hAnsi="Arial"/>
            <w:sz w:val="28"/>
            <w:szCs w:val="28"/>
            <w:rtl w:val="1"/>
          </w:rPr>
          <w:delText xml:space="preserve">لكل</w:delText>
        </w:r>
      </w:del>
      <w:ins w:id="1175" w:author="Claude" w:date="2026-09-23T10:00:00Z">
        <w:r>
          <w:rPr>
            <w:rFonts w:ascii="Arial" w:cs="Arial" w:eastAsia="Arial" w:hAnsi="Arial"/>
            <w:sz w:val="28"/>
            <w:szCs w:val="28"/>
            <w:rtl w:val="1"/>
          </w:rPr>
          <w:t xml:space="preserve">ومعلوماته،</w:t>
        </w:r>
      </w:ins>
      <w:r>
        <w:rPr>
          <w:rFonts w:ascii="Arial" w:cs="Arial" w:eastAsia="Arial" w:hAnsi="Arial"/>
          <w:sz w:val="28"/>
          <w:szCs w:val="28"/>
          <w:rtl w:val="1"/>
        </w:rPr>
        <w:t xml:space="preserve"> </w:t>
      </w:r>
      <w:del w:id="1176" w:author="Claude" w:date="2026-09-23T10:00:00Z">
        <w:r>
          <w:rPr>
            <w:rFonts w:ascii="Arial" w:cs="Arial" w:eastAsia="Arial" w:hAnsi="Arial"/>
            <w:sz w:val="28"/>
            <w:szCs w:val="28"/>
            <w:rtl w:val="1"/>
          </w:rPr>
          <w:delText xml:space="preserve">دور،</w:delText>
        </w:r>
      </w:del>
      <w:ins w:id="1177" w:author="Claude" w:date="2026-09-23T10:00:00Z">
        <w:r>
          <w:rPr>
            <w:rFonts w:ascii="Arial" w:cs="Arial" w:eastAsia="Arial" w:hAnsi="Arial"/>
            <w:sz w:val="28"/>
            <w:szCs w:val="28"/>
            <w:rtl w:val="1"/>
          </w:rPr>
          <w:t xml:space="preserve">فتتضح</w:t>
        </w:r>
      </w:ins>
      <w:r>
        <w:rPr>
          <w:rFonts w:ascii="Arial" w:cs="Arial" w:eastAsia="Arial" w:hAnsi="Arial"/>
          <w:sz w:val="28"/>
          <w:szCs w:val="28"/>
          <w:rtl w:val="1"/>
        </w:rPr>
        <w:t xml:space="preserve"> </w:t>
      </w:r>
      <w:del w:id="1178" w:author="Claude" w:date="2026-09-23T10:00:00Z">
        <w:r>
          <w:rPr>
            <w:rFonts w:ascii="Arial" w:cs="Arial" w:eastAsia="Arial" w:hAnsi="Arial"/>
            <w:sz w:val="28"/>
            <w:szCs w:val="28"/>
            <w:rtl w:val="1"/>
          </w:rPr>
          <w:delText xml:space="preserve">مع</w:delText>
        </w:r>
      </w:del>
      <w:ins w:id="1179" w:author="Claude" w:date="2026-09-23T10:00:00Z">
        <w:r>
          <w:rPr>
            <w:rFonts w:ascii="Arial" w:cs="Arial" w:eastAsia="Arial" w:hAnsi="Arial"/>
            <w:sz w:val="28"/>
            <w:szCs w:val="28"/>
            <w:rtl w:val="1"/>
          </w:rPr>
          <w:t xml:space="preserve">المسؤوليات</w:t>
        </w:r>
      </w:ins>
      <w:r>
        <w:rPr>
          <w:rFonts w:ascii="Arial" w:cs="Arial" w:eastAsia="Arial" w:hAnsi="Arial"/>
          <w:sz w:val="28"/>
          <w:szCs w:val="28"/>
          <w:rtl w:val="1"/>
        </w:rPr>
        <w:t xml:space="preserve"> </w:t>
      </w:r>
      <w:del w:id="1180" w:author="Claude" w:date="2026-09-23T10:00:00Z">
        <w:r>
          <w:rPr>
            <w:rFonts w:ascii="Arial" w:cs="Arial" w:eastAsia="Arial" w:hAnsi="Arial"/>
            <w:sz w:val="28"/>
            <w:szCs w:val="28"/>
            <w:rtl w:val="1"/>
          </w:rPr>
          <w:delText xml:space="preserve">تعزيز</w:delText>
        </w:r>
      </w:del>
      <w:ins w:id="1181" w:author="Claude" w:date="2026-09-23T10:00:00Z">
        <w:r>
          <w:rPr>
            <w:rFonts w:ascii="Arial" w:cs="Arial" w:eastAsia="Arial" w:hAnsi="Arial"/>
            <w:sz w:val="28"/>
            <w:szCs w:val="28"/>
            <w:rtl w:val="1"/>
          </w:rPr>
          <w:t xml:space="preserve">ويسهل</w:t>
        </w:r>
      </w:ins>
      <w:r>
        <w:rPr>
          <w:rFonts w:ascii="Arial" w:cs="Arial" w:eastAsia="Arial" w:hAnsi="Arial"/>
          <w:sz w:val="28"/>
          <w:szCs w:val="28"/>
          <w:rtl w:val="1"/>
        </w:rPr>
        <w:t xml:space="preserve"> </w:t>
      </w:r>
      <w:del w:id="1182" w:author="Claude" w:date="2026-09-23T10:00:00Z">
        <w:r>
          <w:rPr>
            <w:rFonts w:ascii="Arial" w:cs="Arial" w:eastAsia="Arial" w:hAnsi="Arial"/>
            <w:sz w:val="28"/>
            <w:szCs w:val="28"/>
            <w:rtl w:val="1"/>
          </w:rPr>
          <w:delText xml:space="preserve">وضوح الإشراف والمسؤوليات.</w:delText>
        </w:r>
      </w:del>
      <w:ins w:id="1183" w:author="Claude" w:date="2026-09-23T10:00:00Z">
        <w:r>
          <w:rPr>
            <w:rFonts w:ascii="Arial" w:cs="Arial" w:eastAsia="Arial" w:hAnsi="Arial"/>
            <w:sz w:val="28"/>
            <w:szCs w:val="28"/>
            <w:rtl w:val="1"/>
          </w:rPr>
          <w:t xml:space="preserve">الإشراف.</w:t>
        </w:r>
      </w:ins>
    </w:p>
    <w:p w:rsidR="00000000" w:rsidDel="00000000" w:rsidP="00000000" w:rsidRDefault="00000000" w:rsidRPr="00000000" w14:paraId="00000017">
      <w:pPr>
        <w:bidi w:val="1"/>
        <w:spacing w:after="100" w:line="269" w:lineRule="auto"/>
        <w:ind w:left="216" w:right="259" w:hanging="230"/>
        <w:rPr>
          <w:rFonts w:ascii="Arial" w:cs="Arial" w:eastAsia="Arial" w:hAnsi="Arial"/>
          <w:sz w:val="28"/>
          <w:szCs w:val="28"/>
        </w:rPr>
      </w:pPr>
      <w:commentRangeStart w:id="3"/>
      <w:r>
        <w:rPr>
          <w:rtl w:val="0"/>
        </w:rPr>
      </w:r>
      <w:r>
        <w:rPr>
          <w:rFonts w:ascii="Arial" w:cs="Arial" w:eastAsia="Arial" w:hAnsi="Arial"/>
          <w:sz w:val="28"/>
          <w:szCs w:val="28"/>
          <w:rtl w:val="1"/>
        </w:rPr>
        <w:t xml:space="preserve">• واجهة </w:t>
      </w:r>
      <w:del w:id="1184" w:author="Claude" w:date="2026-09-23T10:00:00Z">
        <w:r>
          <w:rPr>
            <w:rFonts w:ascii="Arial" w:cs="Arial" w:eastAsia="Arial" w:hAnsi="Arial"/>
            <w:sz w:val="28"/>
            <w:szCs w:val="28"/>
            <w:rtl w:val="1"/>
          </w:rPr>
          <w:delText xml:space="preserve">متاحة باللغات العربية</w:delText>
        </w:r>
      </w:del>
      <w:ins w:id="1185" w:author="Claude" w:date="2026-09-23T10:00:00Z">
        <w:r>
          <w:rPr>
            <w:rFonts w:ascii="Arial" w:cs="Arial" w:eastAsia="Arial" w:hAnsi="Arial"/>
            <w:sz w:val="28"/>
            <w:szCs w:val="28"/>
            <w:rtl w:val="1"/>
          </w:rPr>
          <w:t xml:space="preserve">بالعربية</w:t>
        </w:r>
      </w:ins>
      <w:r>
        <w:rPr>
          <w:rFonts w:ascii="Arial" w:cs="Arial" w:eastAsia="Arial" w:hAnsi="Arial"/>
          <w:sz w:val="28"/>
          <w:szCs w:val="28"/>
          <w:rtl w:val="1"/>
        </w:rPr>
        <w:t xml:space="preserve"> والإنجليزية والفرنسية، </w:t>
      </w:r>
      <w:del w:id="1186" w:author="Claude" w:date="2026-09-23T10:00:00Z">
        <w:r>
          <w:rPr>
            <w:rFonts w:ascii="Arial" w:cs="Arial" w:eastAsia="Arial" w:hAnsi="Arial"/>
            <w:sz w:val="28"/>
            <w:szCs w:val="28"/>
            <w:rtl w:val="1"/>
          </w:rPr>
          <w:delText xml:space="preserve">مع</w:delText>
        </w:r>
      </w:del>
      <w:ins w:id="1187" w:author="Claude" w:date="2026-09-23T10:00:00Z">
        <w:r>
          <w:rPr>
            <w:rFonts w:ascii="Arial" w:cs="Arial" w:eastAsia="Arial" w:hAnsi="Arial"/>
            <w:sz w:val="28"/>
            <w:szCs w:val="28"/>
            <w:rtl w:val="1"/>
          </w:rPr>
          <w:t xml:space="preserve">ونرافقك</w:t>
        </w:r>
      </w:ins>
      <w:r>
        <w:rPr>
          <w:rFonts w:ascii="Arial" w:cs="Arial" w:eastAsia="Arial" w:hAnsi="Arial"/>
          <w:sz w:val="28"/>
          <w:szCs w:val="28"/>
          <w:rtl w:val="1"/>
        </w:rPr>
        <w:t xml:space="preserve"> </w:t>
      </w:r>
      <w:del w:id="1188" w:author="Claude" w:date="2026-09-23T10:00:00Z">
        <w:r>
          <w:rPr>
            <w:rFonts w:ascii="Arial" w:cs="Arial" w:eastAsia="Arial" w:hAnsi="Arial"/>
            <w:sz w:val="28"/>
            <w:szCs w:val="28"/>
            <w:rtl w:val="1"/>
          </w:rPr>
          <w:delText xml:space="preserve">دعم</w:delText>
        </w:r>
      </w:del>
      <w:ins w:id="1189"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w:t>
      </w:r>
      <w:del w:id="1190" w:author="Claude" w:date="2026-09-23T10:00:00Z">
        <w:r>
          <w:rPr>
            <w:rFonts w:ascii="Arial" w:cs="Arial" w:eastAsia="Arial" w:hAnsi="Arial"/>
            <w:sz w:val="28"/>
            <w:szCs w:val="28"/>
            <w:rtl w:val="1"/>
          </w:rPr>
          <w:delText xml:space="preserve">لعمليات</w:delText>
        </w:r>
      </w:del>
      <w:ins w:id="1191" w:author="Claude" w:date="2026-09-23T10:00:00Z">
        <w:r>
          <w:rPr>
            <w:rFonts w:ascii="Arial" w:cs="Arial" w:eastAsia="Arial" w:hAnsi="Arial"/>
            <w:sz w:val="28"/>
            <w:szCs w:val="28"/>
            <w:rtl w:val="1"/>
          </w:rPr>
          <w:t xml:space="preserve">كل خطوة: من</w:t>
        </w:r>
      </w:ins>
      <w:r>
        <w:rPr>
          <w:rFonts w:ascii="Arial" w:cs="Arial" w:eastAsia="Arial" w:hAnsi="Arial"/>
          <w:sz w:val="28"/>
          <w:szCs w:val="28"/>
          <w:rtl w:val="1"/>
        </w:rPr>
        <w:t xml:space="preserve"> التطبيق ونقل </w:t>
      </w:r>
      <w:del w:id="1192" w:author="Claude" w:date="2026-09-23T10:00:00Z">
        <w:r>
          <w:rPr>
            <w:rFonts w:ascii="Arial" w:cs="Arial" w:eastAsia="Arial" w:hAnsi="Arial"/>
            <w:sz w:val="28"/>
            <w:szCs w:val="28"/>
            <w:rtl w:val="1"/>
          </w:rPr>
          <w:delText xml:space="preserve">البيانات</w:delText>
        </w:r>
      </w:del>
      <w:ins w:id="1193" w:author="Claude" w:date="2026-09-23T10:00:00Z">
        <w:r>
          <w:rPr>
            <w:rFonts w:ascii="Arial" w:cs="Arial" w:eastAsia="Arial" w:hAnsi="Arial"/>
            <w:sz w:val="28"/>
            <w:szCs w:val="28"/>
            <w:rtl w:val="1"/>
          </w:rPr>
          <w:t xml:space="preserve">بياناتك</w:t>
        </w:r>
      </w:ins>
      <w:r>
        <w:rPr>
          <w:rFonts w:ascii="Arial" w:cs="Arial" w:eastAsia="Arial" w:hAnsi="Arial"/>
          <w:sz w:val="28"/>
          <w:szCs w:val="28"/>
          <w:rtl w:val="1"/>
        </w:rPr>
        <w:t xml:space="preserve"> الحالية، </w:t>
      </w:r>
      <w:del w:id="1194" w:author="Claude" w:date="2026-09-23T10:00:00Z">
        <w:r>
          <w:rPr>
            <w:rFonts w:ascii="Arial" w:cs="Arial" w:eastAsia="Arial" w:hAnsi="Arial"/>
            <w:sz w:val="28"/>
            <w:szCs w:val="28"/>
            <w:rtl w:val="1"/>
          </w:rPr>
          <w:delText xml:space="preserve">وتدريب</w:delText>
        </w:r>
      </w:del>
      <w:ins w:id="1195" w:author="Claude" w:date="2026-09-23T10:00:00Z">
        <w:r>
          <w:rPr>
            <w:rFonts w:ascii="Arial" w:cs="Arial" w:eastAsia="Arial" w:hAnsi="Arial"/>
            <w:sz w:val="28"/>
            <w:szCs w:val="28"/>
            <w:rtl w:val="1"/>
          </w:rPr>
          <w:t xml:space="preserve">إلى</w:t>
        </w:r>
      </w:ins>
      <w:r>
        <w:rPr>
          <w:rFonts w:ascii="Arial" w:cs="Arial" w:eastAsia="Arial" w:hAnsi="Arial"/>
          <w:sz w:val="28"/>
          <w:szCs w:val="28"/>
          <w:rtl w:val="1"/>
        </w:rPr>
        <w:t xml:space="preserve"> </w:t>
      </w:r>
      <w:del w:id="1196" w:author="Claude" w:date="2026-09-23T10:00:00Z">
        <w:r>
          <w:rPr>
            <w:rFonts w:ascii="Arial" w:cs="Arial" w:eastAsia="Arial" w:hAnsi="Arial"/>
            <w:sz w:val="28"/>
            <w:szCs w:val="28"/>
            <w:rtl w:val="1"/>
          </w:rPr>
          <w:delText xml:space="preserve">مخصص</w:delText>
        </w:r>
      </w:del>
      <w:ins w:id="1197" w:author="Claude" w:date="2026-09-23T10:00:00Z">
        <w:r>
          <w:rPr>
            <w:rFonts w:ascii="Arial" w:cs="Arial" w:eastAsia="Arial" w:hAnsi="Arial"/>
            <w:sz w:val="28"/>
            <w:szCs w:val="28"/>
            <w:rtl w:val="1"/>
          </w:rPr>
          <w:t xml:space="preserve">تدريب</w:t>
        </w:r>
      </w:ins>
      <w:r>
        <w:rPr>
          <w:rFonts w:ascii="Arial" w:cs="Arial" w:eastAsia="Arial" w:hAnsi="Arial"/>
          <w:sz w:val="28"/>
          <w:szCs w:val="28"/>
          <w:rtl w:val="1"/>
        </w:rPr>
        <w:t xml:space="preserve"> </w:t>
      </w:r>
      <w:del w:id="1198" w:author="Claude" w:date="2026-09-23T10:00:00Z">
        <w:r>
          <w:rPr>
            <w:rFonts w:ascii="Arial" w:cs="Arial" w:eastAsia="Arial" w:hAnsi="Arial"/>
            <w:sz w:val="28"/>
            <w:szCs w:val="28"/>
            <w:rtl w:val="1"/>
          </w:rPr>
          <w:delText xml:space="preserve">وفقًا</w:delText>
        </w:r>
      </w:del>
      <w:ins w:id="1199" w:author="Claude" w:date="2026-09-23T10:00:00Z">
        <w:r>
          <w:rPr>
            <w:rFonts w:ascii="Arial" w:cs="Arial" w:eastAsia="Arial" w:hAnsi="Arial"/>
            <w:sz w:val="28"/>
            <w:szCs w:val="28"/>
            <w:rtl w:val="1"/>
          </w:rPr>
          <w:t xml:space="preserve">فريقك</w:t>
        </w:r>
      </w:ins>
      <w:r>
        <w:rPr>
          <w:rFonts w:ascii="Arial" w:cs="Arial" w:eastAsia="Arial" w:hAnsi="Arial"/>
          <w:sz w:val="28"/>
          <w:szCs w:val="28"/>
          <w:rtl w:val="1"/>
        </w:rPr>
        <w:t xml:space="preserve"> </w:t>
      </w:r>
      <w:del w:id="1200" w:author="Claude" w:date="2026-09-23T10:00:00Z">
        <w:r>
          <w:rPr>
            <w:rFonts w:ascii="Arial" w:cs="Arial" w:eastAsia="Arial" w:hAnsi="Arial"/>
            <w:sz w:val="28"/>
            <w:szCs w:val="28"/>
            <w:rtl w:val="1"/>
          </w:rPr>
          <w:delText xml:space="preserve">لأدوار</w:delText>
        </w:r>
      </w:del>
      <w:ins w:id="1201" w:author="Claude" w:date="2026-09-23T10:00:00Z">
        <w:r>
          <w:rPr>
            <w:rFonts w:ascii="Arial" w:cs="Arial" w:eastAsia="Arial" w:hAnsi="Arial"/>
            <w:sz w:val="28"/>
            <w:szCs w:val="28"/>
            <w:rtl w:val="1"/>
          </w:rPr>
          <w:t xml:space="preserve">حسب</w:t>
        </w:r>
      </w:ins>
      <w:r>
        <w:rPr>
          <w:rFonts w:ascii="Arial" w:cs="Arial" w:eastAsia="Arial" w:hAnsi="Arial"/>
          <w:sz w:val="28"/>
          <w:szCs w:val="28"/>
          <w:rtl w:val="1"/>
        </w:rPr>
        <w:t xml:space="preserve"> </w:t>
      </w:r>
      <w:del w:id="1202" w:author="Claude" w:date="2026-09-23T10:00:00Z">
        <w:r>
          <w:rPr>
            <w:rFonts w:ascii="Arial" w:cs="Arial" w:eastAsia="Arial" w:hAnsi="Arial"/>
            <w:sz w:val="28"/>
            <w:szCs w:val="28"/>
            <w:rtl w:val="1"/>
          </w:rPr>
          <w:delText xml:space="preserve">المستخدمين،</w:delText>
        </w:r>
      </w:del>
      <w:ins w:id="1203" w:author="Claude" w:date="2026-09-23T10:00:00Z">
        <w:r>
          <w:rPr>
            <w:rFonts w:ascii="Arial" w:cs="Arial" w:eastAsia="Arial" w:hAnsi="Arial"/>
            <w:sz w:val="28"/>
            <w:szCs w:val="28"/>
            <w:rtl w:val="1"/>
          </w:rPr>
          <w:t xml:space="preserve">أدوارهم،</w:t>
        </w:r>
      </w:ins>
      <w:r>
        <w:rPr>
          <w:rFonts w:ascii="Arial" w:cs="Arial" w:eastAsia="Arial" w:hAnsi="Arial"/>
          <w:sz w:val="28"/>
          <w:szCs w:val="28"/>
          <w:rtl w:val="1"/>
        </w:rPr>
        <w:t xml:space="preserve"> </w:t>
      </w:r>
      <w:del w:id="1204" w:author="Claude" w:date="2026-09-23T10:00:00Z">
        <w:r>
          <w:rPr>
            <w:rFonts w:ascii="Arial" w:cs="Arial" w:eastAsia="Arial" w:hAnsi="Arial"/>
            <w:sz w:val="28"/>
            <w:szCs w:val="28"/>
            <w:rtl w:val="1"/>
          </w:rPr>
          <w:delText xml:space="preserve">ودعم</w:delText>
        </w:r>
      </w:del>
      <w:ins w:id="1205" w:author="Claude" w:date="2026-09-23T10:00:00Z">
        <w:r>
          <w:rPr>
            <w:rFonts w:ascii="Arial" w:cs="Arial" w:eastAsia="Arial" w:hAnsi="Arial"/>
            <w:sz w:val="28"/>
            <w:szCs w:val="28"/>
            <w:rtl w:val="1"/>
          </w:rPr>
          <w:t xml:space="preserve">مع دعم</w:t>
        </w:r>
      </w:ins>
      <w:r>
        <w:rPr>
          <w:rFonts w:ascii="Arial" w:cs="Arial" w:eastAsia="Arial" w:hAnsi="Arial"/>
          <w:sz w:val="28"/>
          <w:szCs w:val="28"/>
          <w:rtl w:val="1"/>
        </w:rPr>
        <w:t xml:space="preserve"> فني على مدار الساعة طوال أيام الأسبوع.</w:t>
      </w:r>
      <w:commentRangeEnd w:id="3"/>
      <w:r>
        <w:rPr>
          <w:rStyle w:val="CommentReference"/>
        </w:rPr>
        <w:commentReference w:id="3"/>
      </w:r>
    </w:p>
    <w:p w:rsidR="00000000" w:rsidDel="00000000" w:rsidP="00000000" w:rsidRDefault="00000000" w:rsidRPr="00000000" w14:paraId="00000018">
      <w:pPr>
        <w:keepNext w:val="1"/>
        <w:bidi w:val="1"/>
        <w:spacing w:after="120" w:line="276" w:lineRule="auto"/>
        <w:rPr>
          <w:rFonts w:ascii="Arial" w:cs="Arial" w:eastAsia="Arial" w:hAnsi="Arial"/>
          <w:b w:val="1"/>
          <w:bCs w:val="1"/>
          <w:color w:val="274e13"/>
          <w:sz w:val="34"/>
          <w:szCs w:val="34"/>
          <w:u w:val="single"/>
        </w:rPr>
      </w:pPr>
      <w:commentRangeStart w:id="4"/>
      <w:r>
        <w:rPr>
          <w:rFonts w:ascii="Arial" w:cs="Arial" w:eastAsia="Arial" w:hAnsi="Arial"/>
          <w:b w:val="1"/>
          <w:bCs w:val="1"/>
          <w:color w:val="274e13"/>
          <w:sz w:val="34"/>
          <w:szCs w:val="34"/>
          <w:u w:val="single"/>
          <w:rtl w:val="1"/>
        </w:rPr>
        <w:t xml:space="preserve">القيمة المؤسسية</w:t>
      </w:r>
      <w:commentRangeEnd w:id="4"/>
      <w:r>
        <w:rPr>
          <w:rStyle w:val="CommentReference"/>
        </w:rPr>
        <w:commentReference w:id="4"/>
      </w:r>
    </w:p>
    <w:p w:rsidR="00000000" w:rsidDel="00000000" w:rsidP="00000000" w:rsidRDefault="00000000" w:rsidRPr="00000000" w14:paraId="00000019">
      <w:pPr>
        <w:bidi w:val="1"/>
        <w:spacing w:after="0" w:line="269" w:lineRule="auto"/>
        <w:rPr>
          <w:rFonts w:ascii="Arial" w:cs="Arial" w:eastAsia="Arial" w:hAnsi="Arial"/>
          <w:sz w:val="28"/>
          <w:szCs w:val="28"/>
        </w:rPr>
      </w:pPr>
      <w:commentRangeStart w:id="5"/>
      <w:del w:id="1245" w:author="Claude" w:date="2026-09-23T10:00:00Z">
        <w:r>
          <w:rPr>
            <w:rFonts w:ascii="Arial" w:cs="Arial" w:eastAsia="Arial" w:hAnsi="Arial"/>
            <w:sz w:val="28"/>
            <w:szCs w:val="28"/>
            <w:rtl w:val="1"/>
          </w:rPr>
          <w:delText xml:space="preserve">إنشاء</w:delText>
        </w:r>
      </w:del>
      <w:ins w:id="1246" w:author="Claude" w:date="2026-09-23T10:00:00Z">
        <w:r>
          <w:rPr>
            <w:rFonts w:ascii="Arial" w:cs="Arial" w:eastAsia="Arial" w:hAnsi="Arial"/>
            <w:sz w:val="28"/>
            <w:szCs w:val="28"/>
            <w:rtl w:val="1"/>
          </w:rPr>
          <w:t xml:space="preserve">جامعة</w:t>
        </w:r>
      </w:ins>
      <w:r>
        <w:rPr>
          <w:rtl w:val="0"/>
        </w:rPr>
      </w:r>
      <w:del w:id="1206" w:author="Claude" w:date="2026-09-23T10:00:00Z">
        <w:r>
          <w:rPr>
            <w:rFonts w:ascii="Arial" w:cs="Arial" w:eastAsia="Arial" w:hAnsi="Arial"/>
            <w:sz w:val="28"/>
            <w:szCs w:val="28"/>
            <w:rtl w:val="1"/>
          </w:rPr>
          <w:delText xml:space="preserve"> بيئة جامعية</w:delText>
        </w:r>
      </w:del>
      <w:r>
        <w:rPr>
          <w:rFonts w:ascii="Arial" w:cs="Arial" w:eastAsia="Arial" w:hAnsi="Arial"/>
          <w:sz w:val="28"/>
          <w:szCs w:val="28"/>
          <w:rtl w:val="1"/>
        </w:rPr>
        <w:t xml:space="preserve"> أكثر </w:t>
      </w:r>
      <w:del w:id="1207" w:author="Claude" w:date="2026-09-23T10:00:00Z">
        <w:r>
          <w:rPr>
            <w:rFonts w:ascii="Arial" w:cs="Arial" w:eastAsia="Arial" w:hAnsi="Arial"/>
            <w:sz w:val="28"/>
            <w:szCs w:val="28"/>
            <w:rtl w:val="1"/>
          </w:rPr>
          <w:delText xml:space="preserve">تكاملًا</w:delText>
        </w:r>
      </w:del>
      <w:ins w:id="1208" w:author="Claude" w:date="2026-09-23T10:00:00Z">
        <w:r>
          <w:rPr>
            <w:rFonts w:ascii="Arial" w:cs="Arial" w:eastAsia="Arial" w:hAnsi="Arial"/>
            <w:sz w:val="28"/>
            <w:szCs w:val="28"/>
            <w:rtl w:val="1"/>
          </w:rPr>
          <w:t xml:space="preserve">ترابطًا،</w:t>
        </w:r>
      </w:ins>
      <w:r>
        <w:rPr>
          <w:rFonts w:ascii="Arial" w:cs="Arial" w:eastAsia="Arial" w:hAnsi="Arial"/>
          <w:sz w:val="28"/>
          <w:szCs w:val="28"/>
          <w:rtl w:val="1"/>
        </w:rPr>
        <w:t xml:space="preserve"> </w:t>
      </w:r>
      <w:del w:id="1209" w:author="Claude" w:date="2026-09-23T10:00:00Z">
        <w:r>
          <w:rPr>
            <w:rFonts w:ascii="Arial" w:cs="Arial" w:eastAsia="Arial" w:hAnsi="Arial"/>
            <w:sz w:val="28"/>
            <w:szCs w:val="28"/>
            <w:rtl w:val="1"/>
          </w:rPr>
          <w:delText xml:space="preserve">وتنسيقًا.</w:delText>
        </w:r>
      </w:del>
      <w:ins w:id="1210" w:author="Claude" w:date="2026-09-23T10:00:00Z">
        <w:r>
          <w:rPr>
            <w:rFonts w:ascii="Arial" w:cs="Arial" w:eastAsia="Arial" w:hAnsi="Arial"/>
            <w:sz w:val="28"/>
            <w:szCs w:val="28"/>
            <w:rtl w:val="1"/>
          </w:rPr>
          <w:t xml:space="preserve">وقرارات</w:t>
        </w:r>
      </w:ins>
      <w:r>
        <w:rPr>
          <w:rFonts w:ascii="Arial" w:cs="Arial" w:eastAsia="Arial" w:hAnsi="Arial"/>
          <w:sz w:val="28"/>
          <w:szCs w:val="28"/>
          <w:rtl w:val="1"/>
        </w:rPr>
        <w:t xml:space="preserve"> </w:t>
      </w:r>
      <w:del w:id="1211" w:author="Claude" w:date="2026-09-23T10:00:00Z">
        <w:r>
          <w:rPr>
            <w:rFonts w:ascii="Arial" w:cs="Arial" w:eastAsia="Arial" w:hAnsi="Arial"/>
            <w:sz w:val="28"/>
            <w:szCs w:val="28"/>
            <w:rtl w:val="1"/>
          </w:rPr>
          <w:delText xml:space="preserve">تساعد</w:delText>
        </w:r>
      </w:del>
      <w:ins w:id="1212" w:author="Claude" w:date="2026-09-23T10:00:00Z">
        <w:r>
          <w:rPr>
            <w:rFonts w:ascii="Arial" w:cs="Arial" w:eastAsia="Arial" w:hAnsi="Arial"/>
            <w:sz w:val="28"/>
            <w:szCs w:val="28"/>
            <w:rtl w:val="1"/>
          </w:rPr>
          <w:t xml:space="preserve">أوضح. مع</w:t>
        </w:r>
      </w:ins>
      <w:r>
        <w:rPr>
          <w:rFonts w:ascii="Arial" w:cs="Arial" w:eastAsia="Arial" w:hAnsi="Arial"/>
          <w:sz w:val="28"/>
          <w:szCs w:val="28"/>
          <w:rtl w:val="1"/>
        </w:rPr>
        <w:t xml:space="preserve"> سكوليرا </w:t>
      </w:r>
      <w:ins w:id="1213" w:author="Claude" w:date="2026-09-23T10:00:00Z">
        <w:r>
          <w:rPr>
            <w:rFonts w:ascii="Arial" w:cs="Arial" w:eastAsia="Arial" w:hAnsi="Arial"/>
            <w:sz w:val="28"/>
            <w:szCs w:val="28"/>
            <w:rtl w:val="1"/>
          </w:rPr>
          <w:t xml:space="preserve">تعمل </w:t>
        </w:r>
      </w:ins>
      <w:r>
        <w:rPr>
          <w:rFonts w:ascii="Arial" w:cs="Arial" w:eastAsia="Arial" w:hAnsi="Arial"/>
          <w:sz w:val="28"/>
          <w:szCs w:val="28"/>
          <w:rtl w:val="1"/>
        </w:rPr>
        <w:t xml:space="preserve">الأقسام </w:t>
      </w:r>
      <w:del w:id="1214" w:author="Claude" w:date="2026-09-23T10:00:00Z">
        <w:r>
          <w:rPr>
            <w:rFonts w:ascii="Arial" w:cs="Arial" w:eastAsia="Arial" w:hAnsi="Arial"/>
            <w:sz w:val="28"/>
            <w:szCs w:val="28"/>
            <w:rtl w:val="1"/>
          </w:rPr>
          <w:delText xml:space="preserve">المختلفة</w:delText>
        </w:r>
      </w:del>
      <w:ins w:id="1215" w:author="Claude" w:date="2026-09-23T10:00:00Z">
        <w:r>
          <w:rPr>
            <w:rFonts w:ascii="Arial" w:cs="Arial" w:eastAsia="Arial" w:hAnsi="Arial"/>
            <w:sz w:val="28"/>
            <w:szCs w:val="28"/>
            <w:rtl w:val="1"/>
          </w:rPr>
          <w:t xml:space="preserve">كفريق</w:t>
        </w:r>
      </w:ins>
      <w:r>
        <w:rPr>
          <w:rFonts w:ascii="Arial" w:cs="Arial" w:eastAsia="Arial" w:hAnsi="Arial"/>
          <w:sz w:val="28"/>
          <w:szCs w:val="28"/>
          <w:rtl w:val="1"/>
        </w:rPr>
        <w:t xml:space="preserve"> </w:t>
      </w:r>
      <w:del w:id="1216" w:author="Claude" w:date="2026-09-23T10:00:00Z">
        <w:r>
          <w:rPr>
            <w:rFonts w:ascii="Arial" w:cs="Arial" w:eastAsia="Arial" w:hAnsi="Arial"/>
            <w:sz w:val="28"/>
            <w:szCs w:val="28"/>
            <w:rtl w:val="1"/>
          </w:rPr>
          <w:delText xml:space="preserve">على</w:delText>
        </w:r>
      </w:del>
      <w:ins w:id="1217" w:author="Claude" w:date="2026-09-23T10:00:00Z">
        <w:r>
          <w:rPr>
            <w:rFonts w:ascii="Arial" w:cs="Arial" w:eastAsia="Arial" w:hAnsi="Arial"/>
            <w:sz w:val="28"/>
            <w:szCs w:val="28"/>
            <w:rtl w:val="1"/>
          </w:rPr>
          <w:t xml:space="preserve">واحد،</w:t>
        </w:r>
      </w:ins>
      <w:r>
        <w:rPr>
          <w:rFonts w:ascii="Arial" w:cs="Arial" w:eastAsia="Arial" w:hAnsi="Arial"/>
          <w:sz w:val="28"/>
          <w:szCs w:val="28"/>
          <w:rtl w:val="1"/>
        </w:rPr>
        <w:t xml:space="preserve"> </w:t>
      </w:r>
      <w:del w:id="1218" w:author="Claude" w:date="2026-09-23T10:00:00Z">
        <w:r>
          <w:rPr>
            <w:rFonts w:ascii="Arial" w:cs="Arial" w:eastAsia="Arial" w:hAnsi="Arial"/>
            <w:sz w:val="28"/>
            <w:szCs w:val="28"/>
            <w:rtl w:val="1"/>
          </w:rPr>
          <w:delText xml:space="preserve">العمل</w:delText>
        </w:r>
      </w:del>
      <w:ins w:id="1219" w:author="Claude" w:date="2026-09-23T10:00:00Z">
        <w:r>
          <w:rPr>
            <w:rFonts w:ascii="Arial" w:cs="Arial" w:eastAsia="Arial" w:hAnsi="Arial"/>
            <w:sz w:val="28"/>
            <w:szCs w:val="28"/>
            <w:rtl w:val="1"/>
          </w:rPr>
          <w:t xml:space="preserve">ويتوقف</w:t>
        </w:r>
      </w:ins>
      <w:r>
        <w:rPr>
          <w:rFonts w:ascii="Arial" w:cs="Arial" w:eastAsia="Arial" w:hAnsi="Arial"/>
          <w:sz w:val="28"/>
          <w:szCs w:val="28"/>
          <w:rtl w:val="1"/>
        </w:rPr>
        <w:t xml:space="preserve"> </w:t>
      </w:r>
      <w:del w:id="1220" w:author="Claude" w:date="2026-09-23T10:00:00Z">
        <w:r>
          <w:rPr>
            <w:rFonts w:ascii="Arial" w:cs="Arial" w:eastAsia="Arial" w:hAnsi="Arial"/>
            <w:sz w:val="28"/>
            <w:szCs w:val="28"/>
            <w:rtl w:val="1"/>
          </w:rPr>
          <w:delText xml:space="preserve">ضمن منظومة مترابطة، وتقلل</w:delText>
        </w:r>
      </w:del>
      <w:ins w:id="1221" w:author="Claude" w:date="2026-09-23T10:00:00Z">
        <w:r>
          <w:rPr>
            <w:rFonts w:ascii="Arial" w:cs="Arial" w:eastAsia="Arial" w:hAnsi="Arial"/>
            <w:sz w:val="28"/>
            <w:szCs w:val="28"/>
            <w:rtl w:val="1"/>
          </w:rPr>
          <w:t xml:space="preserve">إهدار</w:t>
        </w:r>
      </w:ins>
      <w:r>
        <w:rPr>
          <w:rFonts w:ascii="Arial" w:cs="Arial" w:eastAsia="Arial" w:hAnsi="Arial"/>
          <w:sz w:val="28"/>
          <w:szCs w:val="28"/>
          <w:rtl w:val="1"/>
        </w:rPr>
        <w:t xml:space="preserve"> الوقت</w:t>
      </w:r>
      <w:del w:id="1222" w:author="Claude" w:date="2026-09-23T10:00:00Z">
        <w:r>
          <w:rPr>
            <w:rFonts w:ascii="Arial" w:cs="Arial" w:eastAsia="Arial" w:hAnsi="Arial"/>
            <w:sz w:val="28"/>
            <w:szCs w:val="28"/>
            <w:rtl w:val="1"/>
          </w:rPr>
          <w:delText xml:space="preserve"> المستهلك</w:delText>
        </w:r>
      </w:del>
      <w:r>
        <w:rPr>
          <w:rFonts w:ascii="Arial" w:cs="Arial" w:eastAsia="Arial" w:hAnsi="Arial"/>
          <w:sz w:val="28"/>
          <w:szCs w:val="28"/>
          <w:rtl w:val="1"/>
        </w:rPr>
        <w:t xml:space="preserve"> في التنقل بين </w:t>
      </w:r>
      <w:del w:id="1223" w:author="Claude" w:date="2026-09-23T10:00:00Z">
        <w:r>
          <w:rPr>
            <w:rFonts w:ascii="Arial" w:cs="Arial" w:eastAsia="Arial" w:hAnsi="Arial"/>
            <w:sz w:val="28"/>
            <w:szCs w:val="28"/>
            <w:rtl w:val="1"/>
          </w:rPr>
          <w:delText xml:space="preserve">الأنظمة</w:delText>
        </w:r>
      </w:del>
      <w:ins w:id="1224" w:author="Claude" w:date="2026-09-23T10:00:00Z">
        <w:r>
          <w:rPr>
            <w:rFonts w:ascii="Arial" w:cs="Arial" w:eastAsia="Arial" w:hAnsi="Arial"/>
            <w:sz w:val="28"/>
            <w:szCs w:val="28"/>
            <w:rtl w:val="1"/>
          </w:rPr>
          <w:t xml:space="preserve">أنظمة</w:t>
        </w:r>
      </w:ins>
      <w:r>
        <w:rPr>
          <w:rFonts w:ascii="Arial" w:cs="Arial" w:eastAsia="Arial" w:hAnsi="Arial"/>
          <w:sz w:val="28"/>
          <w:szCs w:val="28"/>
          <w:rtl w:val="1"/>
        </w:rPr>
        <w:t xml:space="preserve"> </w:t>
      </w:r>
      <w:del w:id="1225" w:author="Claude" w:date="2026-09-23T10:00:00Z">
        <w:r>
          <w:rPr>
            <w:rFonts w:ascii="Arial" w:cs="Arial" w:eastAsia="Arial" w:hAnsi="Arial"/>
            <w:sz w:val="28"/>
            <w:szCs w:val="28"/>
            <w:rtl w:val="1"/>
          </w:rPr>
          <w:delText xml:space="preserve">المنفصلة،</w:delText>
        </w:r>
      </w:del>
      <w:ins w:id="1226" w:author="Claude" w:date="2026-09-23T10:00:00Z">
        <w:r>
          <w:rPr>
            <w:rFonts w:ascii="Arial" w:cs="Arial" w:eastAsia="Arial" w:hAnsi="Arial"/>
            <w:sz w:val="28"/>
            <w:szCs w:val="28"/>
            <w:rtl w:val="1"/>
          </w:rPr>
          <w:t xml:space="preserve">منفصلة،</w:t>
        </w:r>
      </w:ins>
      <w:r>
        <w:rPr>
          <w:rFonts w:ascii="Arial" w:cs="Arial" w:eastAsia="Arial" w:hAnsi="Arial"/>
          <w:sz w:val="28"/>
          <w:szCs w:val="28"/>
          <w:rtl w:val="1"/>
        </w:rPr>
        <w:t xml:space="preserve"> </w:t>
      </w:r>
      <w:del w:id="1227" w:author="Claude" w:date="2026-09-23T10:00:00Z">
        <w:r>
          <w:rPr>
            <w:rFonts w:ascii="Arial" w:cs="Arial" w:eastAsia="Arial" w:hAnsi="Arial"/>
            <w:sz w:val="28"/>
            <w:szCs w:val="28"/>
            <w:rtl w:val="1"/>
          </w:rPr>
          <w:delText xml:space="preserve">وتمنح</w:delText>
        </w:r>
      </w:del>
      <w:ins w:id="1228" w:author="Claude" w:date="2026-09-23T10:00:00Z">
        <w:r>
          <w:rPr>
            <w:rFonts w:ascii="Arial" w:cs="Arial" w:eastAsia="Arial" w:hAnsi="Arial"/>
            <w:sz w:val="28"/>
            <w:szCs w:val="28"/>
            <w:rtl w:val="1"/>
          </w:rPr>
          <w:t xml:space="preserve">ويحصل</w:t>
        </w:r>
      </w:ins>
      <w:r>
        <w:rPr>
          <w:rFonts w:ascii="Arial" w:cs="Arial" w:eastAsia="Arial" w:hAnsi="Arial"/>
          <w:sz w:val="28"/>
          <w:szCs w:val="28"/>
          <w:rtl w:val="1"/>
        </w:rPr>
        <w:t xml:space="preserve"> </w:t>
      </w:r>
      <w:del w:id="1229" w:author="Claude" w:date="2026-09-23T10:00:00Z">
        <w:r>
          <w:rPr>
            <w:rFonts w:ascii="Arial" w:cs="Arial" w:eastAsia="Arial" w:hAnsi="Arial"/>
            <w:sz w:val="28"/>
            <w:szCs w:val="28"/>
            <w:rtl w:val="1"/>
          </w:rPr>
          <w:delText xml:space="preserve">صناع</w:delText>
        </w:r>
      </w:del>
      <w:ins w:id="1230" w:author="Claude" w:date="2026-09-23T10:00:00Z">
        <w:r>
          <w:rPr>
            <w:rFonts w:ascii="Arial" w:cs="Arial" w:eastAsia="Arial" w:hAnsi="Arial"/>
            <w:sz w:val="28"/>
            <w:szCs w:val="28"/>
            <w:rtl w:val="1"/>
          </w:rPr>
          <w:t xml:space="preserve">صنّاع</w:t>
        </w:r>
      </w:ins>
      <w:r>
        <w:rPr>
          <w:rFonts w:ascii="Arial" w:cs="Arial" w:eastAsia="Arial" w:hAnsi="Arial"/>
          <w:sz w:val="28"/>
          <w:szCs w:val="28"/>
          <w:rtl w:val="1"/>
        </w:rPr>
        <w:t xml:space="preserve"> القرار </w:t>
      </w:r>
      <w:del w:id="1231" w:author="Claude" w:date="2026-09-23T10:00:00Z">
        <w:r>
          <w:rPr>
            <w:rFonts w:ascii="Arial" w:cs="Arial" w:eastAsia="Arial" w:hAnsi="Arial"/>
            <w:sz w:val="28"/>
            <w:szCs w:val="28"/>
            <w:rtl w:val="1"/>
          </w:rPr>
          <w:delText xml:space="preserve">أساسًا</w:delText>
        </w:r>
      </w:del>
      <w:ins w:id="1232" w:author="Claude" w:date="2026-09-23T10:00:00Z">
        <w:r>
          <w:rPr>
            <w:rFonts w:ascii="Arial" w:cs="Arial" w:eastAsia="Arial" w:hAnsi="Arial"/>
            <w:sz w:val="28"/>
            <w:szCs w:val="28"/>
            <w:rtl w:val="1"/>
          </w:rPr>
          <w:t xml:space="preserve">على</w:t>
        </w:r>
      </w:ins>
      <w:r>
        <w:rPr>
          <w:rFonts w:ascii="Arial" w:cs="Arial" w:eastAsia="Arial" w:hAnsi="Arial"/>
          <w:sz w:val="28"/>
          <w:szCs w:val="28"/>
          <w:rtl w:val="1"/>
        </w:rPr>
        <w:t xml:space="preserve"> </w:t>
      </w:r>
      <w:del w:id="1233" w:author="Claude" w:date="2026-09-23T10:00:00Z">
        <w:r>
          <w:rPr>
            <w:rFonts w:ascii="Arial" w:cs="Arial" w:eastAsia="Arial" w:hAnsi="Arial"/>
            <w:sz w:val="28"/>
            <w:szCs w:val="28"/>
            <w:rtl w:val="1"/>
          </w:rPr>
          <w:delText xml:space="preserve">أقوى</w:delText>
        </w:r>
      </w:del>
      <w:ins w:id="1234" w:author="Claude" w:date="2026-09-23T10:00:00Z">
        <w:r>
          <w:rPr>
            <w:rFonts w:ascii="Arial" w:cs="Arial" w:eastAsia="Arial" w:hAnsi="Arial"/>
            <w:sz w:val="28"/>
            <w:szCs w:val="28"/>
            <w:rtl w:val="1"/>
          </w:rPr>
          <w:t xml:space="preserve">صورة</w:t>
        </w:r>
      </w:ins>
      <w:r>
        <w:rPr>
          <w:rFonts w:ascii="Arial" w:cs="Arial" w:eastAsia="Arial" w:hAnsi="Arial"/>
          <w:sz w:val="28"/>
          <w:szCs w:val="28"/>
          <w:rtl w:val="1"/>
        </w:rPr>
        <w:t xml:space="preserve"> </w:t>
      </w:r>
      <w:del w:id="1235" w:author="Claude" w:date="2026-09-23T10:00:00Z">
        <w:r>
          <w:rPr>
            <w:rFonts w:ascii="Arial" w:cs="Arial" w:eastAsia="Arial" w:hAnsi="Arial"/>
            <w:sz w:val="28"/>
            <w:szCs w:val="28"/>
            <w:rtl w:val="1"/>
          </w:rPr>
          <w:delText xml:space="preserve">لتطوير</w:delText>
        </w:r>
      </w:del>
      <w:ins w:id="1236" w:author="Claude" w:date="2026-09-23T10:00:00Z">
        <w:r>
          <w:rPr>
            <w:rFonts w:ascii="Arial" w:cs="Arial" w:eastAsia="Arial" w:hAnsi="Arial"/>
            <w:sz w:val="28"/>
            <w:szCs w:val="28"/>
            <w:rtl w:val="1"/>
          </w:rPr>
          <w:t xml:space="preserve">كاملة تساعدهم على رفع</w:t>
        </w:r>
      </w:ins>
      <w:r>
        <w:rPr>
          <w:rFonts w:ascii="Arial" w:cs="Arial" w:eastAsia="Arial" w:hAnsi="Arial"/>
          <w:sz w:val="28"/>
          <w:szCs w:val="28"/>
          <w:rtl w:val="1"/>
        </w:rPr>
        <w:t xml:space="preserve"> جودة التدريس، وتحسين </w:t>
      </w:r>
      <w:del w:id="1237" w:author="Claude" w:date="2026-09-23T10:00:00Z">
        <w:r>
          <w:rPr>
            <w:rFonts w:ascii="Arial" w:cs="Arial" w:eastAsia="Arial" w:hAnsi="Arial"/>
            <w:sz w:val="28"/>
            <w:szCs w:val="28"/>
            <w:rtl w:val="1"/>
          </w:rPr>
          <w:delText xml:space="preserve">تقدم</w:delText>
        </w:r>
      </w:del>
      <w:ins w:id="1238" w:author="Claude" w:date="2026-09-23T10:00:00Z">
        <w:r>
          <w:rPr>
            <w:rFonts w:ascii="Arial" w:cs="Arial" w:eastAsia="Arial" w:hAnsi="Arial"/>
            <w:sz w:val="28"/>
            <w:szCs w:val="28"/>
            <w:rtl w:val="1"/>
          </w:rPr>
          <w:t xml:space="preserve">نتائج</w:t>
        </w:r>
      </w:ins>
      <w:r>
        <w:rPr>
          <w:rFonts w:ascii="Arial" w:cs="Arial" w:eastAsia="Arial" w:hAnsi="Arial"/>
          <w:sz w:val="28"/>
          <w:szCs w:val="28"/>
          <w:rtl w:val="1"/>
        </w:rPr>
        <w:t xml:space="preserve"> الطلاب، </w:t>
      </w:r>
      <w:del w:id="1239" w:author="Claude" w:date="2026-09-23T10:00:00Z">
        <w:r>
          <w:rPr>
            <w:rFonts w:ascii="Arial" w:cs="Arial" w:eastAsia="Arial" w:hAnsi="Arial"/>
            <w:sz w:val="28"/>
            <w:szCs w:val="28"/>
            <w:rtl w:val="1"/>
          </w:rPr>
          <w:delText xml:space="preserve">وتعزيز</w:delText>
        </w:r>
      </w:del>
      <w:ins w:id="1240" w:author="Claude" w:date="2026-09-23T10:00:00Z">
        <w:r>
          <w:rPr>
            <w:rFonts w:ascii="Arial" w:cs="Arial" w:eastAsia="Arial" w:hAnsi="Arial"/>
            <w:sz w:val="28"/>
            <w:szCs w:val="28"/>
            <w:rtl w:val="1"/>
          </w:rPr>
          <w:t xml:space="preserve">وتطوير</w:t>
        </w:r>
      </w:ins>
      <w:r>
        <w:rPr>
          <w:rFonts w:ascii="Arial" w:cs="Arial" w:eastAsia="Arial" w:hAnsi="Arial"/>
          <w:sz w:val="28"/>
          <w:szCs w:val="28"/>
          <w:rtl w:val="1"/>
        </w:rPr>
        <w:t xml:space="preserve"> الأداء المؤسسي، </w:t>
      </w:r>
      <w:del w:id="1241" w:author="Claude" w:date="2026-09-23T10:00:00Z">
        <w:r>
          <w:rPr>
            <w:rFonts w:ascii="Arial" w:cs="Arial" w:eastAsia="Arial" w:hAnsi="Arial"/>
            <w:sz w:val="28"/>
            <w:szCs w:val="28"/>
            <w:rtl w:val="1"/>
          </w:rPr>
          <w:delText xml:space="preserve">ورفع الجاهزية</w:delText>
        </w:r>
      </w:del>
      <w:ins w:id="1242" w:author="Claude" w:date="2026-09-23T10:00:00Z">
        <w:r>
          <w:rPr>
            <w:rFonts w:ascii="Arial" w:cs="Arial" w:eastAsia="Arial" w:hAnsi="Arial"/>
            <w:sz w:val="28"/>
            <w:szCs w:val="28"/>
            <w:rtl w:val="1"/>
          </w:rPr>
          <w:t xml:space="preserve">والاستعداد</w:t>
        </w:r>
      </w:ins>
      <w:r>
        <w:rPr>
          <w:rFonts w:ascii="Arial" w:cs="Arial" w:eastAsia="Arial" w:hAnsi="Arial"/>
          <w:sz w:val="28"/>
          <w:szCs w:val="28"/>
          <w:rtl w:val="1"/>
        </w:rPr>
        <w:t xml:space="preserve"> للاعتماد </w:t>
      </w:r>
      <w:del w:id="1243" w:author="Claude" w:date="2026-09-23T10:00:00Z">
        <w:r>
          <w:rPr>
            <w:rFonts w:ascii="Arial" w:cs="Arial" w:eastAsia="Arial" w:hAnsi="Arial"/>
            <w:sz w:val="28"/>
            <w:szCs w:val="28"/>
            <w:rtl w:val="1"/>
          </w:rPr>
          <w:delText xml:space="preserve">الأكاديمي.</w:delText>
        </w:r>
      </w:del>
      <w:ins w:id="1244" w:author="Claude" w:date="2026-09-23T10:00:00Z">
        <w:r>
          <w:rPr>
            <w:rFonts w:ascii="Arial" w:cs="Arial" w:eastAsia="Arial" w:hAnsi="Arial"/>
            <w:sz w:val="28"/>
            <w:szCs w:val="28"/>
            <w:rtl w:val="1"/>
          </w:rPr>
          <w:t xml:space="preserve">الأكاديمي بثقة.</w:t>
        </w:r>
      </w:ins>
      <w:commentRangeEnd w:id="5"/>
      <w:r>
        <w:rPr>
          <w:rStyle w:val="CommentReference"/>
        </w:rPr>
        <w:commentReference w:id="5"/>
      </w:r>
    </w:p>
    <w:p w:rsidR="00000000" w:rsidDel="00000000" w:rsidP="00000000" w:rsidRDefault="00000000" w:rsidRPr="00000000" w14:paraId="0000001A">
      <w:pPr>
        <w:spacing w:after="20" w:lineRule="auto"/>
        <w:jc w:val="right"/>
        <w:rPr>
          <w:rFonts w:ascii="Arial" w:cs="Arial" w:eastAsia="Arial" w:hAnsi="Arial"/>
          <w:sz w:val="28"/>
          <w:szCs w:val="28"/>
        </w:rPr>
      </w:pPr>
      <w:r>
        <w:rPr>
          <w:rtl w:val="0"/>
        </w:rPr>
      </w:r>
    </w:p>
    <w:p w:rsidR="00000000" w:rsidDel="00000000" w:rsidP="00000000" w:rsidRDefault="00000000" w:rsidRPr="00000000" w14:paraId="0000001B">
      <w:pPr>
        <w:jc w:val="right"/>
        <w:rPr>
          <w:rFonts w:ascii="Arial" w:cs="Arial" w:eastAsia="Arial" w:hAnsi="Arial"/>
          <w:sz w:val="28"/>
          <w:szCs w:val="28"/>
        </w:rPr>
      </w:pPr>
      <w:r>
        <w:rPr>
          <w:rtl w:val="0"/>
        </w:rPr>
      </w:r>
    </w:p>
    <w:p w:rsidR="00000000" w:rsidDel="00000000" w:rsidP="00000000" w:rsidRDefault="00000000" w:rsidRPr="00000000" w14:paraId="0000001C">
      <w:pPr>
        <w:jc w:val="right"/>
        <w:rPr>
          <w:rFonts w:ascii="Arial" w:cs="Arial" w:eastAsia="Arial" w:hAnsi="Arial"/>
          <w:sz w:val="28"/>
          <w:szCs w:val="28"/>
        </w:rPr>
      </w:pPr>
      <w:r>
        <w:pict>
          <v:rect style="width:0.0pt;height:1.5pt" o:hr="t" o:hrstd="t" o:hralign="center" fillcolor="#A0A0A0" stroked="f"/>
        </w:pict>
      </w:r>
      <w:r>
        <w:rPr>
          <w:rtl w:val="0"/>
        </w:rPr>
      </w:r>
    </w:p>
    <w:p w:rsidR="00000000" w:rsidDel="00000000" w:rsidP="00000000" w:rsidRDefault="00000000" w:rsidRPr="00000000" w14:paraId="0000001D">
      <w:pPr>
        <w:keepNext w:val="1"/>
        <w:bidi w:val="1"/>
        <w:spacing w:after="40" w:line="276" w:lineRule="auto"/>
        <w:rPr>
          <w:rFonts w:ascii="Arial" w:cs="Arial" w:eastAsia="Arial" w:hAnsi="Arial"/>
          <w:b w:val="1"/>
          <w:bCs w:val="1"/>
          <w:sz w:val="36"/>
          <w:szCs w:val="36"/>
        </w:rPr>
      </w:pPr>
      <w:r>
        <w:rPr>
          <w:rFonts w:ascii="Arial" w:cs="Arial" w:eastAsia="Arial" w:hAnsi="Arial"/>
          <w:b w:val="1"/>
          <w:bCs w:val="1"/>
          <w:sz w:val="36"/>
          <w:szCs w:val="36"/>
          <w:rtl w:val="1"/>
        </w:rPr>
        <w:t xml:space="preserve">براكسيلابس</w:t>
      </w:r>
      <w:r>
        <w:rPr>
          <w:rtl w:val="0"/>
        </w:rPr>
      </w:r>
    </w:p>
    <w:p w:rsidR="00000000" w:rsidDel="00000000" w:rsidP="00000000" w:rsidRDefault="00000000" w:rsidRPr="00000000" w14:paraId="0000001E">
      <w:pPr>
        <w:keepNext w:val="0"/>
        <w:widowControl w:val="0"/>
        <w:bidi w:val="1"/>
        <w:spacing w:after="0" w:line="276" w:lineRule="auto"/>
        <w:rPr>
          <w:rFonts w:ascii="Arial" w:cs="Arial" w:eastAsia="Arial" w:hAnsi="Arial"/>
          <w:b w:val="1"/>
          <w:bCs w:val="1"/>
          <w:sz w:val="36"/>
          <w:szCs w:val="36"/>
        </w:rPr>
      </w:pPr>
      <w:r>
        <w:rPr>
          <w:rFonts w:ascii="Arial" w:cs="Arial" w:eastAsia="Arial" w:hAnsi="Arial"/>
          <w:b w:val="1"/>
          <w:bCs w:val="1"/>
          <w:sz w:val="36"/>
          <w:szCs w:val="36"/>
          <w:rtl w:val="1"/>
        </w:rPr>
        <w:t xml:space="preserve">مختبرات علمية افتراضية ثلاثية الأبعاد</w:t>
      </w:r>
    </w:p>
    <w:p w:rsidR="00000000" w:rsidDel="00000000" w:rsidP="00000000" w:rsidRDefault="00000000" w:rsidRPr="00000000" w14:paraId="0000001F">
      <w:pPr>
        <w:keepNext w:val="0"/>
        <w:widowControl w:val="0"/>
        <w:bidi w:val="1"/>
        <w:spacing w:after="0" w:line="276" w:lineRule="auto"/>
        <w:rPr>
          <w:rFonts w:ascii="Arial" w:cs="Arial" w:eastAsia="Arial" w:hAnsi="Arial"/>
          <w:b w:val="1"/>
          <w:bCs w:val="1"/>
          <w:sz w:val="34"/>
          <w:szCs w:val="34"/>
        </w:rPr>
      </w:pPr>
      <w:r>
        <w:rPr>
          <w:rtl w:val="0"/>
        </w:rPr>
      </w:r>
    </w:p>
    <w:p w:rsidR="00000000" w:rsidDel="00000000" w:rsidP="00000000" w:rsidRDefault="00000000" w:rsidRPr="00000000" w14:paraId="00000020">
      <w:pPr>
        <w:bidi w:val="1"/>
        <w:spacing w:after="200" w:line="276" w:lineRule="auto"/>
        <w:rPr>
          <w:rFonts w:ascii="Arial" w:cs="Arial" w:eastAsia="Arial" w:hAnsi="Arial"/>
          <w:sz w:val="28"/>
          <w:szCs w:val="28"/>
        </w:rPr>
      </w:pPr>
      <w:commentRangeStart w:id="6"/>
      <w:del w:id="1247" w:author="Claude" w:date="2026-09-23T10:00:00Z">
        <w:r>
          <w:rPr>
            <w:rFonts w:ascii="Arial" w:cs="Arial" w:eastAsia="Arial" w:hAnsi="Arial"/>
            <w:sz w:val="28"/>
            <w:szCs w:val="28"/>
            <w:rtl w:val="1"/>
          </w:rPr>
          <w:delText xml:space="preserve">توفر براكسيلابس للمؤسسات التعليمية إمكانية الوصول إلى </w:delText>
        </w:r>
      </w:del>
      <w:r>
        <w:rPr>
          <w:rFonts w:ascii="Arial" w:cs="Arial" w:eastAsia="Arial" w:hAnsi="Arial"/>
          <w:sz w:val="28"/>
          <w:szCs w:val="28"/>
          <w:rtl w:val="1"/>
        </w:rPr>
        <w:t xml:space="preserve">أكثر من 240 محاكاة علمية ثلاثية الأبعاد في الأحياء والكيمياء </w:t>
      </w:r>
      <w:del w:id="1248" w:author="Claude" w:date="2026-09-23T10:00:00Z">
        <w:r>
          <w:rPr>
            <w:rFonts w:ascii="Arial" w:cs="Arial" w:eastAsia="Arial" w:hAnsi="Arial"/>
            <w:sz w:val="28"/>
            <w:szCs w:val="28"/>
            <w:rtl w:val="1"/>
          </w:rPr>
          <w:delText xml:space="preserve">والفيزياء.</w:delText>
        </w:r>
      </w:del>
      <w:ins w:id="1249" w:author="Claude" w:date="2026-09-23T10:00:00Z">
        <w:r>
          <w:rPr>
            <w:rFonts w:ascii="Arial" w:cs="Arial" w:eastAsia="Arial" w:hAnsi="Arial"/>
            <w:sz w:val="28"/>
            <w:szCs w:val="28"/>
            <w:rtl w:val="1"/>
          </w:rPr>
          <w:t xml:space="preserve">والفيزياء،</w:t>
        </w:r>
      </w:ins>
      <w:r>
        <w:rPr>
          <w:rFonts w:ascii="Arial" w:cs="Arial" w:eastAsia="Arial" w:hAnsi="Arial"/>
          <w:sz w:val="28"/>
          <w:szCs w:val="28"/>
          <w:rtl w:val="1"/>
        </w:rPr>
        <w:t xml:space="preserve"> </w:t>
      </w:r>
      <w:del w:id="1250" w:author="Claude" w:date="2026-09-23T10:00:00Z">
        <w:r>
          <w:rPr>
            <w:rFonts w:ascii="Arial" w:cs="Arial" w:eastAsia="Arial" w:hAnsi="Arial"/>
            <w:sz w:val="28"/>
            <w:szCs w:val="28"/>
            <w:rtl w:val="1"/>
          </w:rPr>
          <w:delText xml:space="preserve">وتتيح</w:delText>
        </w:r>
      </w:del>
      <w:ins w:id="1251" w:author="Claude" w:date="2026-09-23T10:00:00Z">
        <w:r>
          <w:rPr>
            <w:rFonts w:ascii="Arial" w:cs="Arial" w:eastAsia="Arial" w:hAnsi="Arial"/>
            <w:sz w:val="28"/>
            <w:szCs w:val="28"/>
            <w:rtl w:val="1"/>
          </w:rPr>
          <w:t xml:space="preserve">بين</w:t>
        </w:r>
      </w:ins>
      <w:r>
        <w:rPr>
          <w:rFonts w:ascii="Arial" w:cs="Arial" w:eastAsia="Arial" w:hAnsi="Arial"/>
          <w:sz w:val="28"/>
          <w:szCs w:val="28"/>
          <w:rtl w:val="1"/>
        </w:rPr>
        <w:t xml:space="preserve"> </w:t>
      </w:r>
      <w:del w:id="1252" w:author="Claude" w:date="2026-09-23T10:00:00Z">
        <w:r>
          <w:rPr>
            <w:rFonts w:ascii="Arial" w:cs="Arial" w:eastAsia="Arial" w:hAnsi="Arial"/>
            <w:sz w:val="28"/>
            <w:szCs w:val="28"/>
            <w:rtl w:val="1"/>
          </w:rPr>
          <w:delText xml:space="preserve">المختبرات</w:delText>
        </w:r>
      </w:del>
      <w:ins w:id="1253" w:author="Claude" w:date="2026-09-23T10:00:00Z">
        <w:r>
          <w:rPr>
            <w:rFonts w:ascii="Arial" w:cs="Arial" w:eastAsia="Arial" w:hAnsi="Arial"/>
            <w:sz w:val="28"/>
            <w:szCs w:val="28"/>
            <w:rtl w:val="1"/>
          </w:rPr>
          <w:t xml:space="preserve">يدي</w:t>
        </w:r>
      </w:ins>
      <w:r>
        <w:rPr>
          <w:rFonts w:ascii="Arial" w:cs="Arial" w:eastAsia="Arial" w:hAnsi="Arial"/>
          <w:sz w:val="28"/>
          <w:szCs w:val="28"/>
          <w:rtl w:val="1"/>
        </w:rPr>
        <w:t xml:space="preserve"> </w:t>
      </w:r>
      <w:del w:id="1254" w:author="Claude" w:date="2026-09-23T10:00:00Z">
        <w:r>
          <w:rPr>
            <w:rFonts w:ascii="Arial" w:cs="Arial" w:eastAsia="Arial" w:hAnsi="Arial"/>
            <w:sz w:val="28"/>
            <w:szCs w:val="28"/>
            <w:rtl w:val="1"/>
          </w:rPr>
          <w:delText xml:space="preserve">الافتراضية</w:delText>
        </w:r>
      </w:del>
      <w:ins w:id="1255" w:author="Claude" w:date="2026-09-23T10:00:00Z">
        <w:r>
          <w:rPr>
            <w:rFonts w:ascii="Arial" w:cs="Arial" w:eastAsia="Arial" w:hAnsi="Arial"/>
            <w:sz w:val="28"/>
            <w:szCs w:val="28"/>
            <w:rtl w:val="1"/>
          </w:rPr>
          <w:t xml:space="preserve">طلابك</w:t>
        </w:r>
      </w:ins>
      <w:r>
        <w:rPr>
          <w:rFonts w:ascii="Arial" w:cs="Arial" w:eastAsia="Arial" w:hAnsi="Arial"/>
          <w:sz w:val="28"/>
          <w:szCs w:val="28"/>
          <w:rtl w:val="1"/>
        </w:rPr>
        <w:t xml:space="preserve"> </w:t>
      </w:r>
      <w:del w:id="1256" w:author="Claude" w:date="2026-09-23T10:00:00Z">
        <w:r>
          <w:rPr>
            <w:rFonts w:ascii="Arial" w:cs="Arial" w:eastAsia="Arial" w:hAnsi="Arial"/>
            <w:sz w:val="28"/>
            <w:szCs w:val="28"/>
            <w:rtl w:val="1"/>
          </w:rPr>
          <w:delText xml:space="preserve">للطلاب</w:delText>
        </w:r>
      </w:del>
      <w:ins w:id="1257"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w:t>
      </w:r>
      <w:del w:id="1258" w:author="Claude" w:date="2026-09-23T10:00:00Z">
        <w:r>
          <w:rPr>
            <w:rFonts w:ascii="Arial" w:cs="Arial" w:eastAsia="Arial" w:hAnsi="Arial"/>
            <w:sz w:val="28"/>
            <w:szCs w:val="28"/>
            <w:rtl w:val="1"/>
          </w:rPr>
          <w:delText xml:space="preserve">إجراء</w:delText>
        </w:r>
      </w:del>
      <w:ins w:id="1259" w:author="Claude" w:date="2026-09-23T10:00:00Z">
        <w:r>
          <w:rPr>
            <w:rFonts w:ascii="Arial" w:cs="Arial" w:eastAsia="Arial" w:hAnsi="Arial"/>
            <w:sz w:val="28"/>
            <w:szCs w:val="28"/>
            <w:rtl w:val="1"/>
          </w:rPr>
          <w:t xml:space="preserve">أي</w:t>
        </w:r>
      </w:ins>
      <w:r>
        <w:rPr>
          <w:rFonts w:ascii="Arial" w:cs="Arial" w:eastAsia="Arial" w:hAnsi="Arial"/>
          <w:sz w:val="28"/>
          <w:szCs w:val="28"/>
          <w:rtl w:val="1"/>
        </w:rPr>
        <w:t xml:space="preserve"> </w:t>
      </w:r>
      <w:del w:id="1260" w:author="Claude" w:date="2026-09-23T10:00:00Z">
        <w:r>
          <w:rPr>
            <w:rFonts w:ascii="Arial" w:cs="Arial" w:eastAsia="Arial" w:hAnsi="Arial"/>
            <w:sz w:val="28"/>
            <w:szCs w:val="28"/>
            <w:rtl w:val="1"/>
          </w:rPr>
          <w:delText xml:space="preserve">التجارب</w:delText>
        </w:r>
      </w:del>
      <w:ins w:id="1261" w:author="Claude" w:date="2026-09-23T10:00:00Z">
        <w:r>
          <w:rPr>
            <w:rFonts w:ascii="Arial" w:cs="Arial" w:eastAsia="Arial" w:hAnsi="Arial"/>
            <w:sz w:val="28"/>
            <w:szCs w:val="28"/>
            <w:rtl w:val="1"/>
          </w:rPr>
          <w:t xml:space="preserve">وقت.</w:t>
        </w:r>
      </w:ins>
      <w:r>
        <w:rPr>
          <w:rFonts w:ascii="Arial" w:cs="Arial" w:eastAsia="Arial" w:hAnsi="Arial"/>
          <w:sz w:val="28"/>
          <w:szCs w:val="28"/>
          <w:rtl w:val="1"/>
        </w:rPr>
        <w:t xml:space="preserve"> </w:t>
      </w:r>
      <w:del w:id="1262" w:author="Claude" w:date="2026-09-23T10:00:00Z">
        <w:r>
          <w:rPr>
            <w:rFonts w:ascii="Arial" w:cs="Arial" w:eastAsia="Arial" w:hAnsi="Arial"/>
            <w:sz w:val="28"/>
            <w:szCs w:val="28"/>
            <w:rtl w:val="1"/>
          </w:rPr>
          <w:delText xml:space="preserve">واتخاذ</w:delText>
        </w:r>
      </w:del>
      <w:ins w:id="1263"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w:t>
      </w:r>
      <w:del w:id="1264" w:author="Claude" w:date="2026-09-23T10:00:00Z">
        <w:r>
          <w:rPr>
            <w:rFonts w:ascii="Arial" w:cs="Arial" w:eastAsia="Arial" w:hAnsi="Arial"/>
            <w:sz w:val="28"/>
            <w:szCs w:val="28"/>
            <w:rtl w:val="1"/>
          </w:rPr>
          <w:delText xml:space="preserve">القرارات</w:delText>
        </w:r>
      </w:del>
      <w:ins w:id="1265" w:author="Claude" w:date="2026-09-23T10:00:00Z">
        <w:r>
          <w:rPr>
            <w:rFonts w:ascii="Arial" w:cs="Arial" w:eastAsia="Arial" w:hAnsi="Arial"/>
            <w:sz w:val="28"/>
            <w:szCs w:val="28"/>
            <w:rtl w:val="1"/>
          </w:rPr>
          <w:t xml:space="preserve">مختبرات</w:t>
        </w:r>
      </w:ins>
      <w:r>
        <w:rPr>
          <w:rFonts w:ascii="Arial" w:cs="Arial" w:eastAsia="Arial" w:hAnsi="Arial"/>
          <w:sz w:val="28"/>
          <w:szCs w:val="28"/>
          <w:rtl w:val="1"/>
        </w:rPr>
        <w:t xml:space="preserve"> </w:t>
      </w:r>
      <w:del w:id="1266" w:author="Claude" w:date="2026-09-23T10:00:00Z">
        <w:r>
          <w:rPr>
            <w:rFonts w:ascii="Arial" w:cs="Arial" w:eastAsia="Arial" w:hAnsi="Arial"/>
            <w:sz w:val="28"/>
            <w:szCs w:val="28"/>
            <w:rtl w:val="1"/>
          </w:rPr>
          <w:delText xml:space="preserve">وتكرار</w:delText>
        </w:r>
      </w:del>
      <w:ins w:id="1267" w:author="Claude" w:date="2026-09-23T10:00:00Z">
        <w:r>
          <w:rPr>
            <w:rFonts w:ascii="Arial" w:cs="Arial" w:eastAsia="Arial" w:hAnsi="Arial"/>
            <w:sz w:val="28"/>
            <w:szCs w:val="28"/>
            <w:rtl w:val="1"/>
          </w:rPr>
          <w:t xml:space="preserve">براكسيلابس</w:t>
        </w:r>
      </w:ins>
      <w:r>
        <w:rPr>
          <w:rFonts w:ascii="Arial" w:cs="Arial" w:eastAsia="Arial" w:hAnsi="Arial"/>
          <w:sz w:val="28"/>
          <w:szCs w:val="28"/>
          <w:rtl w:val="1"/>
        </w:rPr>
        <w:t xml:space="preserve"> </w:t>
      </w:r>
      <w:del w:id="1268" w:author="Claude" w:date="2026-09-23T10:00:00Z">
        <w:r>
          <w:rPr>
            <w:rFonts w:ascii="Arial" w:cs="Arial" w:eastAsia="Arial" w:hAnsi="Arial"/>
            <w:sz w:val="28"/>
            <w:szCs w:val="28"/>
            <w:rtl w:val="1"/>
          </w:rPr>
          <w:delText xml:space="preserve">الإجراءات</w:delText>
        </w:r>
      </w:del>
      <w:ins w:id="1269" w:author="Claude" w:date="2026-09-23T10:00:00Z">
        <w:r>
          <w:rPr>
            <w:rFonts w:ascii="Arial" w:cs="Arial" w:eastAsia="Arial" w:hAnsi="Arial"/>
            <w:sz w:val="28"/>
            <w:szCs w:val="28"/>
            <w:rtl w:val="1"/>
          </w:rPr>
          <w:t xml:space="preserve">الافتراضية،</w:t>
        </w:r>
      </w:ins>
      <w:r>
        <w:rPr>
          <w:rFonts w:ascii="Arial" w:cs="Arial" w:eastAsia="Arial" w:hAnsi="Arial"/>
          <w:sz w:val="28"/>
          <w:szCs w:val="28"/>
          <w:rtl w:val="1"/>
        </w:rPr>
        <w:t xml:space="preserve"> </w:t>
      </w:r>
      <w:del w:id="1270" w:author="Claude" w:date="2026-09-23T10:00:00Z">
        <w:r>
          <w:rPr>
            <w:rFonts w:ascii="Arial" w:cs="Arial" w:eastAsia="Arial" w:hAnsi="Arial"/>
            <w:sz w:val="28"/>
            <w:szCs w:val="28"/>
            <w:rtl w:val="1"/>
          </w:rPr>
          <w:delText xml:space="preserve">والتعلم</w:delText>
        </w:r>
      </w:del>
      <w:ins w:id="1271" w:author="Claude" w:date="2026-09-23T10:00:00Z">
        <w:r>
          <w:rPr>
            <w:rFonts w:ascii="Arial" w:cs="Arial" w:eastAsia="Arial" w:hAnsi="Arial"/>
            <w:sz w:val="28"/>
            <w:szCs w:val="28"/>
            <w:rtl w:val="1"/>
          </w:rPr>
          <w:t xml:space="preserve">يُجري الطالب التجربة بنفسه، ويتخذ القرار، ويخطئ ويعيد المحاولة ويتعلم</w:t>
        </w:r>
      </w:ins>
      <w:r>
        <w:rPr>
          <w:rFonts w:ascii="Arial" w:cs="Arial" w:eastAsia="Arial" w:hAnsi="Arial"/>
          <w:sz w:val="28"/>
          <w:szCs w:val="28"/>
          <w:rtl w:val="1"/>
        </w:rPr>
        <w:t xml:space="preserve"> من </w:t>
      </w:r>
      <w:del w:id="1272" w:author="Claude" w:date="2026-09-23T10:00:00Z">
        <w:r>
          <w:rPr>
            <w:rFonts w:ascii="Arial" w:cs="Arial" w:eastAsia="Arial" w:hAnsi="Arial"/>
            <w:sz w:val="28"/>
            <w:szCs w:val="28"/>
            <w:rtl w:val="1"/>
          </w:rPr>
          <w:delText xml:space="preserve">الأخطاء</w:delText>
        </w:r>
      </w:del>
      <w:ins w:id="1273" w:author="Claude" w:date="2026-09-23T10:00:00Z">
        <w:r>
          <w:rPr>
            <w:rFonts w:ascii="Arial" w:cs="Arial" w:eastAsia="Arial" w:hAnsi="Arial"/>
            <w:sz w:val="28"/>
            <w:szCs w:val="28"/>
            <w:rtl w:val="1"/>
          </w:rPr>
          <w:t xml:space="preserve">خطئه،</w:t>
        </w:r>
      </w:ins>
      <w:r>
        <w:rPr>
          <w:rFonts w:ascii="Arial" w:cs="Arial" w:eastAsia="Arial" w:hAnsi="Arial"/>
          <w:sz w:val="28"/>
          <w:szCs w:val="28"/>
          <w:rtl w:val="1"/>
        </w:rPr>
        <w:t xml:space="preserve"> </w:t>
      </w:r>
      <w:del w:id="1274" w:author="Claude" w:date="2026-09-23T10:00:00Z">
        <w:r>
          <w:rPr>
            <w:rFonts w:ascii="Arial" w:cs="Arial" w:eastAsia="Arial" w:hAnsi="Arial"/>
            <w:sz w:val="28"/>
            <w:szCs w:val="28"/>
            <w:rtl w:val="1"/>
          </w:rPr>
          <w:delText xml:space="preserve">داخل</w:delText>
        </w:r>
      </w:del>
      <w:ins w:id="1275"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بيئة</w:t>
      </w:r>
      <w:del w:id="1276" w:author="Claude" w:date="2026-09-23T10:00:00Z">
        <w:r>
          <w:rPr>
            <w:rFonts w:ascii="Arial" w:cs="Arial" w:eastAsia="Arial" w:hAnsi="Arial"/>
            <w:sz w:val="28"/>
            <w:szCs w:val="28"/>
            <w:rtl w:val="1"/>
          </w:rPr>
          <w:delText xml:space="preserve"> افتراضية</w:delText>
        </w:r>
      </w:del>
      <w:r>
        <w:rPr>
          <w:rFonts w:ascii="Arial" w:cs="Arial" w:eastAsia="Arial" w:hAnsi="Arial"/>
          <w:sz w:val="28"/>
          <w:szCs w:val="28"/>
          <w:rtl w:val="1"/>
        </w:rPr>
        <w:t xml:space="preserve"> آمنة تحاكي </w:t>
      </w:r>
      <w:del w:id="1277" w:author="Claude" w:date="2026-09-23T10:00:00Z">
        <w:r>
          <w:rPr>
            <w:rFonts w:ascii="Arial" w:cs="Arial" w:eastAsia="Arial" w:hAnsi="Arial"/>
            <w:sz w:val="28"/>
            <w:szCs w:val="28"/>
            <w:rtl w:val="1"/>
          </w:rPr>
          <w:delText xml:space="preserve">ممارسات</w:delText>
        </w:r>
      </w:del>
      <w:ins w:id="1278" w:author="Claude" w:date="2026-09-23T10:00:00Z">
        <w:r>
          <w:rPr>
            <w:rFonts w:ascii="Arial" w:cs="Arial" w:eastAsia="Arial" w:hAnsi="Arial"/>
            <w:sz w:val="28"/>
            <w:szCs w:val="28"/>
            <w:rtl w:val="1"/>
          </w:rPr>
          <w:t xml:space="preserve">المختبر</w:t>
        </w:r>
      </w:ins>
      <w:r>
        <w:rPr>
          <w:rFonts w:ascii="Arial" w:cs="Arial" w:eastAsia="Arial" w:hAnsi="Arial"/>
          <w:sz w:val="28"/>
          <w:szCs w:val="28"/>
          <w:rtl w:val="1"/>
        </w:rPr>
        <w:t xml:space="preserve"> </w:t>
      </w:r>
      <w:del w:id="1279" w:author="Claude" w:date="2026-09-23T10:00:00Z">
        <w:r>
          <w:rPr>
            <w:rFonts w:ascii="Arial" w:cs="Arial" w:eastAsia="Arial" w:hAnsi="Arial"/>
            <w:sz w:val="28"/>
            <w:szCs w:val="28"/>
            <w:rtl w:val="1"/>
          </w:rPr>
          <w:delText xml:space="preserve">المختبرات الواقعية.</w:delText>
        </w:r>
      </w:del>
      <w:ins w:id="1280" w:author="Claude" w:date="2026-09-23T10:00:00Z">
        <w:r>
          <w:rPr>
            <w:rFonts w:ascii="Arial" w:cs="Arial" w:eastAsia="Arial" w:hAnsi="Arial"/>
            <w:sz w:val="28"/>
            <w:szCs w:val="28"/>
            <w:rtl w:val="1"/>
          </w:rPr>
          <w:t xml:space="preserve">الحقيقي.</w:t>
        </w:r>
      </w:ins>
      <w:commentRangeEnd w:id="6"/>
      <w:r>
        <w:rPr>
          <w:rStyle w:val="CommentReference"/>
        </w:rPr>
        <w:commentReference w:id="6"/>
      </w:r>
    </w:p>
    <w:p w:rsidR="00000000" w:rsidDel="00000000" w:rsidP="00000000" w:rsidRDefault="00000000" w:rsidRPr="00000000" w14:paraId="00000021">
      <w:pPr>
        <w:keepNext w:val="1"/>
        <w:bidi w:val="1"/>
        <w:spacing w:after="120" w:lineRule="auto"/>
        <w:rPr>
          <w:rFonts w:ascii="Arial" w:cs="Arial" w:eastAsia="Arial" w:hAnsi="Arial"/>
          <w:sz w:val="28"/>
          <w:szCs w:val="28"/>
        </w:rPr>
      </w:pPr>
      <w:r>
        <w:rPr>
          <w:rFonts w:ascii="Arial" w:cs="Arial" w:eastAsia="Arial" w:hAnsi="Arial"/>
          <w:b w:val="1"/>
          <w:bCs w:val="1"/>
          <w:sz w:val="28"/>
          <w:szCs w:val="28"/>
          <w:rtl w:val="1"/>
        </w:rPr>
        <w:t xml:space="preserve">ما الذي تضيفه براكسيلابس إلى جامعتك؟</w:t>
      </w:r>
      <w:r>
        <w:rPr>
          <w:rtl w:val="0"/>
        </w:rPr>
      </w:r>
    </w:p>
    <w:p w:rsidR="00000000" w:rsidDel="00000000" w:rsidP="00000000" w:rsidRDefault="00000000" w:rsidRPr="00000000" w14:paraId="00000022">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281" w:author="Claude" w:date="2026-09-23T10:00:00Z">
        <w:r>
          <w:rPr>
            <w:rFonts w:ascii="Arial" w:cs="Arial" w:eastAsia="Arial" w:hAnsi="Arial"/>
            <w:sz w:val="28"/>
            <w:szCs w:val="28"/>
            <w:rtl w:val="1"/>
          </w:rPr>
          <w:delText xml:space="preserve">توسيع</w:delText>
        </w:r>
      </w:del>
      <w:ins w:id="1282" w:author="Claude" w:date="2026-09-23T10:00:00Z">
        <w:r>
          <w:rPr>
            <w:rFonts w:ascii="Arial" w:cs="Arial" w:eastAsia="Arial" w:hAnsi="Arial"/>
            <w:sz w:val="28"/>
            <w:szCs w:val="28"/>
            <w:rtl w:val="1"/>
          </w:rPr>
          <w:t xml:space="preserve">تجاوز</w:t>
        </w:r>
      </w:ins>
      <w:r>
        <w:rPr>
          <w:rFonts w:ascii="Arial" w:cs="Arial" w:eastAsia="Arial" w:hAnsi="Arial"/>
          <w:sz w:val="28"/>
          <w:szCs w:val="28"/>
          <w:rtl w:val="1"/>
        </w:rPr>
        <w:t xml:space="preserve"> </w:t>
      </w:r>
      <w:del w:id="1283" w:author="Claude" w:date="2026-09-23T10:00:00Z">
        <w:r>
          <w:rPr>
            <w:rFonts w:ascii="Arial" w:cs="Arial" w:eastAsia="Arial" w:hAnsi="Arial"/>
            <w:sz w:val="28"/>
            <w:szCs w:val="28"/>
            <w:rtl w:val="1"/>
          </w:rPr>
          <w:delText xml:space="preserve">نطاق</w:delText>
        </w:r>
      </w:del>
      <w:ins w:id="1284" w:author="Claude" w:date="2026-09-23T10:00:00Z">
        <w:r>
          <w:rPr>
            <w:rFonts w:ascii="Arial" w:cs="Arial" w:eastAsia="Arial" w:hAnsi="Arial"/>
            <w:sz w:val="28"/>
            <w:szCs w:val="28"/>
            <w:rtl w:val="1"/>
          </w:rPr>
          <w:t xml:space="preserve">حدود</w:t>
        </w:r>
      </w:ins>
      <w:r>
        <w:rPr>
          <w:rFonts w:ascii="Arial" w:cs="Arial" w:eastAsia="Arial" w:hAnsi="Arial"/>
          <w:sz w:val="28"/>
          <w:szCs w:val="28"/>
          <w:rtl w:val="1"/>
        </w:rPr>
        <w:t xml:space="preserve"> </w:t>
      </w:r>
      <w:del w:id="1285" w:author="Claude" w:date="2026-09-23T10:00:00Z">
        <w:r>
          <w:rPr>
            <w:rFonts w:ascii="Arial" w:cs="Arial" w:eastAsia="Arial" w:hAnsi="Arial"/>
            <w:sz w:val="28"/>
            <w:szCs w:val="28"/>
            <w:rtl w:val="1"/>
          </w:rPr>
          <w:delText xml:space="preserve">التجارب</w:delText>
        </w:r>
      </w:del>
      <w:ins w:id="1286" w:author="Claude" w:date="2026-09-23T10:00:00Z">
        <w:r>
          <w:rPr>
            <w:rFonts w:ascii="Arial" w:cs="Arial" w:eastAsia="Arial" w:hAnsi="Arial"/>
            <w:sz w:val="28"/>
            <w:szCs w:val="28"/>
            <w:rtl w:val="1"/>
          </w:rPr>
          <w:t xml:space="preserve">المختبر</w:t>
        </w:r>
      </w:ins>
      <w:r>
        <w:rPr>
          <w:rFonts w:ascii="Arial" w:cs="Arial" w:eastAsia="Arial" w:hAnsi="Arial"/>
          <w:sz w:val="28"/>
          <w:szCs w:val="28"/>
          <w:rtl w:val="1"/>
        </w:rPr>
        <w:t xml:space="preserve"> </w:t>
      </w:r>
      <w:del w:id="1287" w:author="Claude" w:date="2026-09-23T10:00:00Z">
        <w:r>
          <w:rPr>
            <w:rFonts w:ascii="Arial" w:cs="Arial" w:eastAsia="Arial" w:hAnsi="Arial"/>
            <w:sz w:val="28"/>
            <w:szCs w:val="28"/>
            <w:rtl w:val="1"/>
          </w:rPr>
          <w:delText xml:space="preserve">المعملية</w:delText>
        </w:r>
      </w:del>
      <w:ins w:id="1288" w:author="Claude" w:date="2026-09-23T10:00:00Z">
        <w:r>
          <w:rPr>
            <w:rFonts w:ascii="Arial" w:cs="Arial" w:eastAsia="Arial" w:hAnsi="Arial"/>
            <w:sz w:val="28"/>
            <w:szCs w:val="28"/>
            <w:rtl w:val="1"/>
          </w:rPr>
          <w:t xml:space="preserve">التقليدي،</w:t>
        </w:r>
      </w:ins>
      <w:r>
        <w:rPr>
          <w:rFonts w:ascii="Arial" w:cs="Arial" w:eastAsia="Arial" w:hAnsi="Arial"/>
          <w:sz w:val="28"/>
          <w:szCs w:val="28"/>
          <w:rtl w:val="1"/>
        </w:rPr>
        <w:t xml:space="preserve"> </w:t>
      </w:r>
      <w:del w:id="1289" w:author="Claude" w:date="2026-09-23T10:00:00Z">
        <w:r>
          <w:rPr>
            <w:rFonts w:ascii="Arial" w:cs="Arial" w:eastAsia="Arial" w:hAnsi="Arial"/>
            <w:sz w:val="28"/>
            <w:szCs w:val="28"/>
            <w:rtl w:val="1"/>
          </w:rPr>
          <w:delText xml:space="preserve">لتتجاوز</w:delText>
        </w:r>
      </w:del>
      <w:ins w:id="1290" w:author="Claude" w:date="2026-09-23T10:00:00Z">
        <w:r>
          <w:rPr>
            <w:rFonts w:ascii="Arial" w:cs="Arial" w:eastAsia="Arial" w:hAnsi="Arial"/>
            <w:sz w:val="28"/>
            <w:szCs w:val="28"/>
            <w:rtl w:val="1"/>
          </w:rPr>
          <w:t xml:space="preserve">فلا</w:t>
        </w:r>
      </w:ins>
      <w:r>
        <w:rPr>
          <w:rFonts w:ascii="Arial" w:cs="Arial" w:eastAsia="Arial" w:hAnsi="Arial"/>
          <w:sz w:val="28"/>
          <w:szCs w:val="28"/>
          <w:rtl w:val="1"/>
        </w:rPr>
        <w:t xml:space="preserve"> قيود </w:t>
      </w:r>
      <w:ins w:id="1291" w:author="Claude" w:date="2026-09-23T10:00:00Z">
        <w:r>
          <w:rPr>
            <w:rFonts w:ascii="Arial" w:cs="Arial" w:eastAsia="Arial" w:hAnsi="Arial"/>
            <w:sz w:val="28"/>
            <w:szCs w:val="28"/>
            <w:rtl w:val="1"/>
          </w:rPr>
          <w:t xml:space="preserve">على </w:t>
        </w:r>
      </w:ins>
      <w:r>
        <w:rPr>
          <w:rFonts w:ascii="Arial" w:cs="Arial" w:eastAsia="Arial" w:hAnsi="Arial"/>
          <w:sz w:val="28"/>
          <w:szCs w:val="28"/>
          <w:rtl w:val="1"/>
        </w:rPr>
        <w:t xml:space="preserve">الجداول </w:t>
      </w:r>
      <w:del w:id="1292" w:author="Claude" w:date="2026-09-23T10:00:00Z">
        <w:r>
          <w:rPr>
            <w:rFonts w:ascii="Arial" w:cs="Arial" w:eastAsia="Arial" w:hAnsi="Arial"/>
            <w:sz w:val="28"/>
            <w:szCs w:val="28"/>
            <w:rtl w:val="1"/>
          </w:rPr>
          <w:delText xml:space="preserve">والمعدات</w:delText>
        </w:r>
      </w:del>
      <w:ins w:id="1293" w:author="Claude" w:date="2026-09-23T10:00:00Z">
        <w:r>
          <w:rPr>
            <w:rFonts w:ascii="Arial" w:cs="Arial" w:eastAsia="Arial" w:hAnsi="Arial"/>
            <w:sz w:val="28"/>
            <w:szCs w:val="28"/>
            <w:rtl w:val="1"/>
          </w:rPr>
          <w:t xml:space="preserve">أو</w:t>
        </w:r>
      </w:ins>
      <w:r>
        <w:rPr>
          <w:rFonts w:ascii="Arial" w:cs="Arial" w:eastAsia="Arial" w:hAnsi="Arial"/>
          <w:sz w:val="28"/>
          <w:szCs w:val="28"/>
          <w:rtl w:val="1"/>
        </w:rPr>
        <w:t xml:space="preserve"> </w:t>
      </w:r>
      <w:del w:id="1294" w:author="Claude" w:date="2026-09-23T10:00:00Z">
        <w:r>
          <w:rPr>
            <w:rFonts w:ascii="Arial" w:cs="Arial" w:eastAsia="Arial" w:hAnsi="Arial"/>
            <w:sz w:val="28"/>
            <w:szCs w:val="28"/>
            <w:rtl w:val="1"/>
          </w:rPr>
          <w:delText xml:space="preserve">والمواد</w:delText>
        </w:r>
      </w:del>
      <w:ins w:id="1295" w:author="Claude" w:date="2026-09-23T10:00:00Z">
        <w:r>
          <w:rPr>
            <w:rFonts w:ascii="Arial" w:cs="Arial" w:eastAsia="Arial" w:hAnsi="Arial"/>
            <w:sz w:val="28"/>
            <w:szCs w:val="28"/>
            <w:rtl w:val="1"/>
          </w:rPr>
          <w:t xml:space="preserve">المعدات أو المواد</w:t>
        </w:r>
      </w:ins>
      <w:r>
        <w:rPr>
          <w:rFonts w:ascii="Arial" w:cs="Arial" w:eastAsia="Arial" w:hAnsi="Arial"/>
          <w:sz w:val="28"/>
          <w:szCs w:val="28"/>
          <w:rtl w:val="1"/>
        </w:rPr>
        <w:t xml:space="preserve"> المستهلكة </w:t>
      </w:r>
      <w:del w:id="1296" w:author="Claude" w:date="2026-09-23T10:00:00Z">
        <w:r>
          <w:rPr>
            <w:rFonts w:ascii="Arial" w:cs="Arial" w:eastAsia="Arial" w:hAnsi="Arial"/>
            <w:sz w:val="28"/>
            <w:szCs w:val="28"/>
            <w:rtl w:val="1"/>
          </w:rPr>
          <w:delText xml:space="preserve">والمساحات</w:delText>
        </w:r>
      </w:del>
      <w:ins w:id="1297" w:author="Claude" w:date="2026-09-23T10:00:00Z">
        <w:r>
          <w:rPr>
            <w:rFonts w:ascii="Arial" w:cs="Arial" w:eastAsia="Arial" w:hAnsi="Arial"/>
            <w:sz w:val="28"/>
            <w:szCs w:val="28"/>
            <w:rtl w:val="1"/>
          </w:rPr>
          <w:t xml:space="preserve">أو</w:t>
        </w:r>
      </w:ins>
      <w:r>
        <w:rPr>
          <w:rFonts w:ascii="Arial" w:cs="Arial" w:eastAsia="Arial" w:hAnsi="Arial"/>
          <w:sz w:val="28"/>
          <w:szCs w:val="28"/>
          <w:rtl w:val="1"/>
        </w:rPr>
        <w:t xml:space="preserve"> </w:t>
      </w:r>
      <w:del w:id="1298" w:author="Claude" w:date="2026-09-23T10:00:00Z">
        <w:r>
          <w:rPr>
            <w:rFonts w:ascii="Arial" w:cs="Arial" w:eastAsia="Arial" w:hAnsi="Arial"/>
            <w:sz w:val="28"/>
            <w:szCs w:val="28"/>
            <w:rtl w:val="1"/>
          </w:rPr>
          <w:delText xml:space="preserve">الفعلية،</w:delText>
        </w:r>
      </w:del>
      <w:ins w:id="1299" w:author="Claude" w:date="2026-09-23T10:00:00Z">
        <w:r>
          <w:rPr>
            <w:rFonts w:ascii="Arial" w:cs="Arial" w:eastAsia="Arial" w:hAnsi="Arial"/>
            <w:sz w:val="28"/>
            <w:szCs w:val="28"/>
            <w:rtl w:val="1"/>
          </w:rPr>
          <w:t xml:space="preserve">المساحة.</w:t>
        </w:r>
      </w:ins>
      <w:r>
        <w:rPr>
          <w:rFonts w:ascii="Arial" w:cs="Arial" w:eastAsia="Arial" w:hAnsi="Arial"/>
          <w:sz w:val="28"/>
          <w:szCs w:val="28"/>
          <w:rtl w:val="1"/>
        </w:rPr>
        <w:t xml:space="preserve"> </w:t>
      </w:r>
      <w:del w:id="1300" w:author="Claude" w:date="2026-09-23T10:00:00Z">
        <w:r>
          <w:rPr>
            <w:rFonts w:ascii="Arial" w:cs="Arial" w:eastAsia="Arial" w:hAnsi="Arial"/>
            <w:sz w:val="28"/>
            <w:szCs w:val="28"/>
            <w:rtl w:val="1"/>
          </w:rPr>
          <w:delText xml:space="preserve">مع</w:delText>
        </w:r>
      </w:del>
      <w:ins w:id="1301" w:author="Claude" w:date="2026-09-23T10:00:00Z">
        <w:r>
          <w:rPr>
            <w:rFonts w:ascii="Arial" w:cs="Arial" w:eastAsia="Arial" w:hAnsi="Arial"/>
            <w:sz w:val="28"/>
            <w:szCs w:val="28"/>
            <w:rtl w:val="1"/>
          </w:rPr>
          <w:t xml:space="preserve">براكسيلابس</w:t>
        </w:r>
      </w:ins>
      <w:r>
        <w:rPr>
          <w:rFonts w:ascii="Arial" w:cs="Arial" w:eastAsia="Arial" w:hAnsi="Arial"/>
          <w:sz w:val="28"/>
          <w:szCs w:val="28"/>
          <w:rtl w:val="1"/>
        </w:rPr>
        <w:t xml:space="preserve"> </w:t>
      </w:r>
      <w:del w:id="1302" w:author="Claude" w:date="2026-09-23T10:00:00Z">
        <w:r>
          <w:rPr>
            <w:rFonts w:ascii="Arial" w:cs="Arial" w:eastAsia="Arial" w:hAnsi="Arial"/>
            <w:sz w:val="28"/>
            <w:szCs w:val="28"/>
            <w:rtl w:val="1"/>
          </w:rPr>
          <w:delText xml:space="preserve">استكمال</w:delText>
        </w:r>
      </w:del>
      <w:ins w:id="1303" w:author="Claude" w:date="2026-09-23T10:00:00Z">
        <w:r>
          <w:rPr>
            <w:rFonts w:ascii="Arial" w:cs="Arial" w:eastAsia="Arial" w:hAnsi="Arial"/>
            <w:sz w:val="28"/>
            <w:szCs w:val="28"/>
            <w:rtl w:val="1"/>
          </w:rPr>
          <w:t xml:space="preserve">تكمّل</w:t>
        </w:r>
      </w:ins>
      <w:r>
        <w:rPr>
          <w:rFonts w:ascii="Arial" w:cs="Arial" w:eastAsia="Arial" w:hAnsi="Arial"/>
          <w:sz w:val="28"/>
          <w:szCs w:val="28"/>
          <w:rtl w:val="1"/>
        </w:rPr>
        <w:t xml:space="preserve"> </w:t>
      </w:r>
      <w:del w:id="1304" w:author="Claude" w:date="2026-09-23T10:00:00Z">
        <w:r>
          <w:rPr>
            <w:rFonts w:ascii="Arial" w:cs="Arial" w:eastAsia="Arial" w:hAnsi="Arial"/>
            <w:sz w:val="28"/>
            <w:szCs w:val="28"/>
            <w:rtl w:val="1"/>
          </w:rPr>
          <w:delText xml:space="preserve">دور المختبرات التقليدية</w:delText>
        </w:r>
      </w:del>
      <w:ins w:id="1305" w:author="Claude" w:date="2026-09-23T10:00:00Z">
        <w:r>
          <w:rPr>
            <w:rFonts w:ascii="Arial" w:cs="Arial" w:eastAsia="Arial" w:hAnsi="Arial"/>
            <w:sz w:val="28"/>
            <w:szCs w:val="28"/>
            <w:rtl w:val="1"/>
          </w:rPr>
          <w:t xml:space="preserve">مختبراتك</w:t>
        </w:r>
      </w:ins>
      <w:r>
        <w:rPr>
          <w:rFonts w:ascii="Arial" w:cs="Arial" w:eastAsia="Arial" w:hAnsi="Arial"/>
          <w:sz w:val="28"/>
          <w:szCs w:val="28"/>
          <w:rtl w:val="1"/>
        </w:rPr>
        <w:t xml:space="preserve"> داخل الحرم </w:t>
      </w:r>
      <w:del w:id="1306" w:author="Claude" w:date="2026-09-23T10:00:00Z">
        <w:r>
          <w:rPr>
            <w:rFonts w:ascii="Arial" w:cs="Arial" w:eastAsia="Arial" w:hAnsi="Arial"/>
            <w:sz w:val="28"/>
            <w:szCs w:val="28"/>
            <w:rtl w:val="1"/>
          </w:rPr>
          <w:delText xml:space="preserve">الجامعي</w:delText>
        </w:r>
      </w:del>
      <w:ins w:id="1307" w:author="Claude" w:date="2026-09-23T10:00:00Z">
        <w:r>
          <w:rPr>
            <w:rFonts w:ascii="Arial" w:cs="Arial" w:eastAsia="Arial" w:hAnsi="Arial"/>
            <w:sz w:val="28"/>
            <w:szCs w:val="28"/>
            <w:rtl w:val="1"/>
          </w:rPr>
          <w:t xml:space="preserve">الجامعي،</w:t>
        </w:r>
      </w:ins>
      <w:r>
        <w:rPr>
          <w:rFonts w:ascii="Arial" w:cs="Arial" w:eastAsia="Arial" w:hAnsi="Arial"/>
          <w:sz w:val="28"/>
          <w:szCs w:val="28"/>
          <w:rtl w:val="1"/>
        </w:rPr>
        <w:t xml:space="preserve"> </w:t>
      </w:r>
      <w:del w:id="1308" w:author="Claude" w:date="2026-09-23T10:00:00Z">
        <w:r>
          <w:rPr>
            <w:rFonts w:ascii="Arial" w:cs="Arial" w:eastAsia="Arial" w:hAnsi="Arial"/>
            <w:sz w:val="28"/>
            <w:szCs w:val="28"/>
            <w:rtl w:val="1"/>
          </w:rPr>
          <w:delText xml:space="preserve">ودعم</w:delText>
        </w:r>
      </w:del>
      <w:ins w:id="1309" w:author="Claude" w:date="2026-09-23T10:00:00Z">
        <w:r>
          <w:rPr>
            <w:rFonts w:ascii="Arial" w:cs="Arial" w:eastAsia="Arial" w:hAnsi="Arial"/>
            <w:sz w:val="28"/>
            <w:szCs w:val="28"/>
            <w:rtl w:val="1"/>
          </w:rPr>
          <w:t xml:space="preserve">وتدعم</w:t>
        </w:r>
      </w:ins>
      <w:r>
        <w:rPr>
          <w:rFonts w:ascii="Arial" w:cs="Arial" w:eastAsia="Arial" w:hAnsi="Arial"/>
          <w:sz w:val="28"/>
          <w:szCs w:val="28"/>
          <w:rtl w:val="1"/>
        </w:rPr>
        <w:t xml:space="preserve"> التعلم المدمج والتعلم عن بُعد.</w:t>
      </w:r>
    </w:p>
    <w:p w:rsidR="00000000" w:rsidDel="00000000" w:rsidP="00000000" w:rsidRDefault="00000000" w:rsidRPr="00000000" w14:paraId="00000023">
      <w:pPr>
        <w:bidi w:val="1"/>
        <w:spacing w:after="100" w:line="269" w:lineRule="auto"/>
        <w:ind w:left="216" w:right="259" w:hanging="230"/>
        <w:rPr>
          <w:rFonts w:ascii="Arial" w:cs="Arial" w:eastAsia="Arial" w:hAnsi="Arial"/>
          <w:sz w:val="28"/>
          <w:szCs w:val="28"/>
        </w:rPr>
      </w:pPr>
      <w:r>
        <w:rPr>
          <w:rtl w:val="0"/>
        </w:rPr>
      </w:r>
      <w:del w:id="1310" w:author="Claude" w:date="2026-09-23T10:00:00Z">
        <w:r>
          <w:rPr>
            <w:rFonts w:ascii="Arial" w:cs="Arial" w:eastAsia="Arial" w:hAnsi="Arial"/>
            <w:sz w:val="28"/>
            <w:szCs w:val="28"/>
            <w:rtl w:val="1"/>
          </w:rPr>
          <w:delText xml:space="preserve">• بناء المهارات من خلال إجراء التجارب فى بيئة آمنة، تمكن الطلاب من اتقان الإجراءات، وفهم أخطائهم، وإعادة تنفيذ التجارب دون مخاطر السلامة أو هدر المواد الناتج عن تكرار التجارب في المختبر الفعلي.</w:delText>
        </w:r>
      </w:del>
      <w:ins w:id="1311" w:author="Claude" w:date="2026-09-23T10:00:00Z">
        <w:r>
          <w:rPr>
            <w:rFonts w:ascii="Arial" w:cs="Arial" w:eastAsia="Arial" w:hAnsi="Arial"/>
            <w:sz w:val="28"/>
            <w:szCs w:val="28"/>
            <w:rtl w:val="1"/>
          </w:rPr>
          <w:t xml:space="preserve">• يتقن الطلاب الإجراءات بالممارسة، ويفهمون أخطاءهم، ويعيدون التجربة كلما احتاجوا، دون أي مخاطر على سلامتهم ودون هدر للمواد.</w:t>
        </w:r>
      </w:ins>
    </w:p>
    <w:p w:rsidR="00000000" w:rsidDel="00000000" w:rsidP="00000000" w:rsidRDefault="00000000" w:rsidRPr="00000000" w14:paraId="00000024">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312" w:author="Claude" w:date="2026-09-23T10:00:00Z">
        <w:r>
          <w:rPr>
            <w:rFonts w:ascii="Arial" w:cs="Arial" w:eastAsia="Arial" w:hAnsi="Arial"/>
            <w:sz w:val="28"/>
            <w:szCs w:val="28"/>
            <w:rtl w:val="1"/>
          </w:rPr>
          <w:delText xml:space="preserve">دعم</w:delText>
        </w:r>
      </w:del>
      <w:ins w:id="1313" w:author="Claude" w:date="2026-09-23T10:00:00Z">
        <w:r>
          <w:rPr>
            <w:rFonts w:ascii="Arial" w:cs="Arial" w:eastAsia="Arial" w:hAnsi="Arial"/>
            <w:sz w:val="28"/>
            <w:szCs w:val="28"/>
            <w:rtl w:val="1"/>
          </w:rPr>
          <w:t xml:space="preserve">تغطي</w:t>
        </w:r>
      </w:ins>
      <w:r>
        <w:rPr>
          <w:rFonts w:ascii="Arial" w:cs="Arial" w:eastAsia="Arial" w:hAnsi="Arial"/>
          <w:sz w:val="28"/>
          <w:szCs w:val="28"/>
          <w:rtl w:val="1"/>
        </w:rPr>
        <w:t xml:space="preserve"> مجموعة واسعة من المقررات العلمية الأساسية والمتخصصة، </w:t>
      </w:r>
      <w:del w:id="1314" w:author="Claude" w:date="2026-09-23T10:00:00Z">
        <w:r>
          <w:rPr>
            <w:rFonts w:ascii="Arial" w:cs="Arial" w:eastAsia="Arial" w:hAnsi="Arial"/>
            <w:sz w:val="28"/>
            <w:szCs w:val="28"/>
            <w:rtl w:val="1"/>
          </w:rPr>
          <w:delText xml:space="preserve">بما يشمل</w:delText>
        </w:r>
      </w:del>
      <w:ins w:id="1315" w:author="Claude" w:date="2026-09-23T10:00:00Z">
        <w:r>
          <w:rPr>
            <w:rFonts w:ascii="Arial" w:cs="Arial" w:eastAsia="Arial" w:hAnsi="Arial"/>
            <w:sz w:val="28"/>
            <w:szCs w:val="28"/>
            <w:rtl w:val="1"/>
          </w:rPr>
          <w:t xml:space="preserve">منها:</w:t>
        </w:r>
      </w:ins>
      <w:r>
        <w:rPr>
          <w:rFonts w:ascii="Arial" w:cs="Arial" w:eastAsia="Arial" w:hAnsi="Arial"/>
          <w:sz w:val="28"/>
          <w:szCs w:val="28"/>
          <w:rtl w:val="1"/>
        </w:rPr>
        <w:t xml:space="preserve"> الأحياء الدقيقة، والكيمياء الحيوية، والكيمياء العضوية، والميكانيكا، والديناميكا الحرارية، والكهرباء، والبصريات.</w:t>
      </w:r>
    </w:p>
    <w:p w:rsidR="00000000" w:rsidDel="00000000" w:rsidP="00000000" w:rsidRDefault="00000000" w:rsidRPr="00000000" w14:paraId="00000025">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316" w:author="Claude" w:date="2026-09-23T10:00:00Z">
        <w:r>
          <w:rPr>
            <w:rFonts w:ascii="Arial" w:cs="Arial" w:eastAsia="Arial" w:hAnsi="Arial"/>
            <w:sz w:val="28"/>
            <w:szCs w:val="28"/>
            <w:rtl w:val="1"/>
          </w:rPr>
          <w:delText xml:space="preserve">تلبية</w:delText>
        </w:r>
      </w:del>
      <w:ins w:id="1317" w:author="Claude" w:date="2026-09-23T10:00:00Z">
        <w:r>
          <w:rPr>
            <w:rFonts w:ascii="Arial" w:cs="Arial" w:eastAsia="Arial" w:hAnsi="Arial"/>
            <w:sz w:val="28"/>
            <w:szCs w:val="28"/>
            <w:rtl w:val="1"/>
          </w:rPr>
          <w:t xml:space="preserve">تناسب</w:t>
        </w:r>
      </w:ins>
      <w:r>
        <w:rPr>
          <w:rFonts w:ascii="Arial" w:cs="Arial" w:eastAsia="Arial" w:hAnsi="Arial"/>
          <w:sz w:val="28"/>
          <w:szCs w:val="28"/>
          <w:rtl w:val="1"/>
        </w:rPr>
        <w:t xml:space="preserve"> </w:t>
      </w:r>
      <w:del w:id="1318" w:author="Claude" w:date="2026-09-23T10:00:00Z">
        <w:r>
          <w:rPr>
            <w:rFonts w:ascii="Arial" w:cs="Arial" w:eastAsia="Arial" w:hAnsi="Arial"/>
            <w:sz w:val="28"/>
            <w:szCs w:val="28"/>
            <w:rtl w:val="1"/>
          </w:rPr>
          <w:delText xml:space="preserve">الاحتياجات</w:delText>
        </w:r>
      </w:del>
      <w:ins w:id="1319" w:author="Claude" w:date="2026-09-23T10:00:00Z">
        <w:r>
          <w:rPr>
            <w:rFonts w:ascii="Arial" w:cs="Arial" w:eastAsia="Arial" w:hAnsi="Arial"/>
            <w:sz w:val="28"/>
            <w:szCs w:val="28"/>
            <w:rtl w:val="1"/>
          </w:rPr>
          <w:t xml:space="preserve">كل</w:t>
        </w:r>
      </w:ins>
      <w:r>
        <w:rPr>
          <w:rFonts w:ascii="Arial" w:cs="Arial" w:eastAsia="Arial" w:hAnsi="Arial"/>
          <w:sz w:val="28"/>
          <w:szCs w:val="28"/>
          <w:rtl w:val="1"/>
        </w:rPr>
        <w:t xml:space="preserve"> </w:t>
      </w:r>
      <w:del w:id="1320" w:author="Claude" w:date="2026-09-23T10:00:00Z">
        <w:r>
          <w:rPr>
            <w:rFonts w:ascii="Arial" w:cs="Arial" w:eastAsia="Arial" w:hAnsi="Arial"/>
            <w:sz w:val="28"/>
            <w:szCs w:val="28"/>
            <w:rtl w:val="1"/>
          </w:rPr>
          <w:delText xml:space="preserve">لأنماط</w:delText>
        </w:r>
      </w:del>
      <w:ins w:id="1321" w:author="Claude" w:date="2026-09-23T10:00:00Z">
        <w:r>
          <w:rPr>
            <w:rFonts w:ascii="Arial" w:cs="Arial" w:eastAsia="Arial" w:hAnsi="Arial"/>
            <w:sz w:val="28"/>
            <w:szCs w:val="28"/>
            <w:rtl w:val="1"/>
          </w:rPr>
          <w:t xml:space="preserve">أسلوب</w:t>
        </w:r>
      </w:ins>
      <w:r>
        <w:rPr>
          <w:rFonts w:ascii="Arial" w:cs="Arial" w:eastAsia="Arial" w:hAnsi="Arial"/>
          <w:sz w:val="28"/>
          <w:szCs w:val="28"/>
          <w:rtl w:val="1"/>
        </w:rPr>
        <w:t xml:space="preserve"> </w:t>
      </w:r>
      <w:del w:id="1322" w:author="Claude" w:date="2026-09-23T10:00:00Z">
        <w:r>
          <w:rPr>
            <w:rFonts w:ascii="Arial" w:cs="Arial" w:eastAsia="Arial" w:hAnsi="Arial"/>
            <w:sz w:val="28"/>
            <w:szCs w:val="28"/>
            <w:rtl w:val="1"/>
          </w:rPr>
          <w:delText xml:space="preserve">التعلم</w:delText>
        </w:r>
      </w:del>
      <w:ins w:id="1323" w:author="Claude" w:date="2026-09-23T10:00:00Z">
        <w:r>
          <w:rPr>
            <w:rFonts w:ascii="Arial" w:cs="Arial" w:eastAsia="Arial" w:hAnsi="Arial"/>
            <w:sz w:val="28"/>
            <w:szCs w:val="28"/>
            <w:rtl w:val="1"/>
          </w:rPr>
          <w:t xml:space="preserve">تعلّم:</w:t>
        </w:r>
      </w:ins>
      <w:r>
        <w:rPr>
          <w:rFonts w:ascii="Arial" w:cs="Arial" w:eastAsia="Arial" w:hAnsi="Arial"/>
          <w:sz w:val="28"/>
          <w:szCs w:val="28"/>
          <w:rtl w:val="1"/>
        </w:rPr>
        <w:t xml:space="preserve"> </w:t>
      </w:r>
      <w:del w:id="1324" w:author="Claude" w:date="2026-09-23T10:00:00Z">
        <w:r>
          <w:rPr>
            <w:rFonts w:ascii="Arial" w:cs="Arial" w:eastAsia="Arial" w:hAnsi="Arial"/>
            <w:sz w:val="28"/>
            <w:szCs w:val="28"/>
            <w:rtl w:val="1"/>
          </w:rPr>
          <w:delText xml:space="preserve">المختلفة</w:delText>
        </w:r>
      </w:del>
      <w:ins w:id="1325" w:author="Claude" w:date="2026-09-23T10:00:00Z">
        <w:r>
          <w:rPr>
            <w:rFonts w:ascii="Arial" w:cs="Arial" w:eastAsia="Arial" w:hAnsi="Arial"/>
            <w:sz w:val="28"/>
            <w:szCs w:val="28"/>
            <w:rtl w:val="1"/>
          </w:rPr>
          <w:t xml:space="preserve">تجارب</w:t>
        </w:r>
      </w:ins>
      <w:r>
        <w:rPr>
          <w:rFonts w:ascii="Arial" w:cs="Arial" w:eastAsia="Arial" w:hAnsi="Arial"/>
          <w:sz w:val="28"/>
          <w:szCs w:val="28"/>
          <w:rtl w:val="1"/>
        </w:rPr>
        <w:t xml:space="preserve"> </w:t>
      </w:r>
      <w:del w:id="1326" w:author="Claude" w:date="2026-09-23T10:00:00Z">
        <w:r>
          <w:rPr>
            <w:rFonts w:ascii="Arial" w:cs="Arial" w:eastAsia="Arial" w:hAnsi="Arial"/>
            <w:sz w:val="28"/>
            <w:szCs w:val="28"/>
            <w:rtl w:val="1"/>
          </w:rPr>
          <w:delText xml:space="preserve">من</w:delText>
        </w:r>
      </w:del>
      <w:ins w:id="1327" w:author="Claude" w:date="2026-09-23T10:00:00Z">
        <w:r>
          <w:rPr>
            <w:rFonts w:ascii="Arial" w:cs="Arial" w:eastAsia="Arial" w:hAnsi="Arial"/>
            <w:sz w:val="28"/>
            <w:szCs w:val="28"/>
            <w:rtl w:val="1"/>
          </w:rPr>
          <w:t xml:space="preserve">موجّهة،</w:t>
        </w:r>
      </w:ins>
      <w:r>
        <w:rPr>
          <w:rFonts w:ascii="Arial" w:cs="Arial" w:eastAsia="Arial" w:hAnsi="Arial"/>
          <w:sz w:val="28"/>
          <w:szCs w:val="28"/>
          <w:rtl w:val="1"/>
        </w:rPr>
        <w:t xml:space="preserve"> </w:t>
      </w:r>
      <w:del w:id="1328" w:author="Claude" w:date="2026-09-23T10:00:00Z">
        <w:r>
          <w:rPr>
            <w:rFonts w:ascii="Arial" w:cs="Arial" w:eastAsia="Arial" w:hAnsi="Arial"/>
            <w:sz w:val="28"/>
            <w:szCs w:val="28"/>
            <w:rtl w:val="1"/>
          </w:rPr>
          <w:delText xml:space="preserve">خلال</w:delText>
        </w:r>
      </w:del>
      <w:ins w:id="1329" w:author="Claude" w:date="2026-09-23T10:00:00Z">
        <w:r>
          <w:rPr>
            <w:rFonts w:ascii="Arial" w:cs="Arial" w:eastAsia="Arial" w:hAnsi="Arial"/>
            <w:sz w:val="28"/>
            <w:szCs w:val="28"/>
            <w:rtl w:val="1"/>
          </w:rPr>
          <w:t xml:space="preserve">وتغذية</w:t>
        </w:r>
      </w:ins>
      <w:r>
        <w:rPr>
          <w:rFonts w:ascii="Arial" w:cs="Arial" w:eastAsia="Arial" w:hAnsi="Arial"/>
          <w:sz w:val="28"/>
          <w:szCs w:val="28"/>
          <w:rtl w:val="1"/>
        </w:rPr>
        <w:t xml:space="preserve"> </w:t>
      </w:r>
      <w:del w:id="1330" w:author="Claude" w:date="2026-09-23T10:00:00Z">
        <w:r>
          <w:rPr>
            <w:rFonts w:ascii="Arial" w:cs="Arial" w:eastAsia="Arial" w:hAnsi="Arial"/>
            <w:sz w:val="28"/>
            <w:szCs w:val="28"/>
            <w:rtl w:val="1"/>
          </w:rPr>
          <w:delText xml:space="preserve">التجارب</w:delText>
        </w:r>
      </w:del>
      <w:ins w:id="1331" w:author="Claude" w:date="2026-09-23T10:00:00Z">
        <w:r>
          <w:rPr>
            <w:rFonts w:ascii="Arial" w:cs="Arial" w:eastAsia="Arial" w:hAnsi="Arial"/>
            <w:sz w:val="28"/>
            <w:szCs w:val="28"/>
            <w:rtl w:val="1"/>
          </w:rPr>
          <w:t xml:space="preserve">راجعة</w:t>
        </w:r>
      </w:ins>
      <w:r>
        <w:rPr>
          <w:rFonts w:ascii="Arial" w:cs="Arial" w:eastAsia="Arial" w:hAnsi="Arial"/>
          <w:sz w:val="28"/>
          <w:szCs w:val="28"/>
          <w:rtl w:val="1"/>
        </w:rPr>
        <w:t xml:space="preserve"> </w:t>
      </w:r>
      <w:del w:id="1332" w:author="Claude" w:date="2026-09-23T10:00:00Z">
        <w:r>
          <w:rPr>
            <w:rFonts w:ascii="Arial" w:cs="Arial" w:eastAsia="Arial" w:hAnsi="Arial"/>
            <w:sz w:val="28"/>
            <w:szCs w:val="28"/>
            <w:rtl w:val="1"/>
          </w:rPr>
          <w:delText xml:space="preserve">الموجّهة،</w:delText>
        </w:r>
      </w:del>
      <w:ins w:id="1333" w:author="Claude" w:date="2026-09-23T10:00:00Z">
        <w:r>
          <w:rPr>
            <w:rFonts w:ascii="Arial" w:cs="Arial" w:eastAsia="Arial" w:hAnsi="Arial"/>
            <w:sz w:val="28"/>
            <w:szCs w:val="28"/>
            <w:rtl w:val="1"/>
          </w:rPr>
          <w:t xml:space="preserve">فورية،</w:t>
        </w:r>
      </w:ins>
      <w:r>
        <w:rPr>
          <w:rFonts w:ascii="Arial" w:cs="Arial" w:eastAsia="Arial" w:hAnsi="Arial"/>
          <w:sz w:val="28"/>
          <w:szCs w:val="28"/>
          <w:rtl w:val="1"/>
        </w:rPr>
        <w:t xml:space="preserve"> </w:t>
      </w:r>
      <w:del w:id="1334" w:author="Claude" w:date="2026-09-23T10:00:00Z">
        <w:r>
          <w:rPr>
            <w:rFonts w:ascii="Arial" w:cs="Arial" w:eastAsia="Arial" w:hAnsi="Arial"/>
            <w:sz w:val="28"/>
            <w:szCs w:val="28"/>
            <w:rtl w:val="1"/>
          </w:rPr>
          <w:delText xml:space="preserve">والتغذية الراجعة الفورية، والتلميحات،</w:delText>
        </w:r>
      </w:del>
      <w:ins w:id="1335" w:author="Claude" w:date="2026-09-23T10:00:00Z">
        <w:r>
          <w:rPr>
            <w:rFonts w:ascii="Arial" w:cs="Arial" w:eastAsia="Arial" w:hAnsi="Arial"/>
            <w:sz w:val="28"/>
            <w:szCs w:val="28"/>
            <w:rtl w:val="1"/>
          </w:rPr>
          <w:t xml:space="preserve">وتلميحات،</w:t>
        </w:r>
      </w:ins>
      <w:r>
        <w:rPr>
          <w:rFonts w:ascii="Arial" w:cs="Arial" w:eastAsia="Arial" w:hAnsi="Arial"/>
          <w:sz w:val="28"/>
          <w:szCs w:val="28"/>
          <w:rtl w:val="1"/>
        </w:rPr>
        <w:t xml:space="preserve"> ومقاطع </w:t>
      </w:r>
      <w:del w:id="1336" w:author="Claude" w:date="2026-09-23T10:00:00Z">
        <w:r>
          <w:rPr>
            <w:rFonts w:ascii="Arial" w:cs="Arial" w:eastAsia="Arial" w:hAnsi="Arial"/>
            <w:sz w:val="28"/>
            <w:szCs w:val="28"/>
            <w:rtl w:val="1"/>
          </w:rPr>
          <w:delText xml:space="preserve">الفيديو،</w:delText>
        </w:r>
      </w:del>
      <w:ins w:id="1337" w:author="Claude" w:date="2026-09-23T10:00:00Z">
        <w:r>
          <w:rPr>
            <w:rFonts w:ascii="Arial" w:cs="Arial" w:eastAsia="Arial" w:hAnsi="Arial"/>
            <w:sz w:val="28"/>
            <w:szCs w:val="28"/>
            <w:rtl w:val="1"/>
          </w:rPr>
          <w:t xml:space="preserve">فيديو،</w:t>
        </w:r>
      </w:ins>
      <w:r>
        <w:rPr>
          <w:rFonts w:ascii="Arial" w:cs="Arial" w:eastAsia="Arial" w:hAnsi="Arial"/>
          <w:sz w:val="28"/>
          <w:szCs w:val="28"/>
          <w:rtl w:val="1"/>
        </w:rPr>
        <w:t xml:space="preserve"> وأدلة </w:t>
      </w:r>
      <w:del w:id="1338" w:author="Claude" w:date="2026-09-23T10:00:00Z">
        <w:r>
          <w:rPr>
            <w:rFonts w:ascii="Arial" w:cs="Arial" w:eastAsia="Arial" w:hAnsi="Arial"/>
            <w:sz w:val="28"/>
            <w:szCs w:val="28"/>
            <w:rtl w:val="1"/>
          </w:rPr>
          <w:delText xml:space="preserve">المختبر،</w:delText>
        </w:r>
      </w:del>
      <w:ins w:id="1339" w:author="Claude" w:date="2026-09-23T10:00:00Z">
        <w:r>
          <w:rPr>
            <w:rFonts w:ascii="Arial" w:cs="Arial" w:eastAsia="Arial" w:hAnsi="Arial"/>
            <w:sz w:val="28"/>
            <w:szCs w:val="28"/>
            <w:rtl w:val="1"/>
          </w:rPr>
          <w:t xml:space="preserve">مختبر،</w:t>
        </w:r>
      </w:ins>
      <w:r>
        <w:rPr>
          <w:rFonts w:ascii="Arial" w:cs="Arial" w:eastAsia="Arial" w:hAnsi="Arial"/>
          <w:sz w:val="28"/>
          <w:szCs w:val="28"/>
          <w:rtl w:val="1"/>
        </w:rPr>
        <w:t xml:space="preserve"> وإرشادات </w:t>
      </w:r>
      <w:del w:id="1340" w:author="Claude" w:date="2026-09-23T10:00:00Z">
        <w:r>
          <w:rPr>
            <w:rFonts w:ascii="Arial" w:cs="Arial" w:eastAsia="Arial" w:hAnsi="Arial"/>
            <w:sz w:val="28"/>
            <w:szCs w:val="28"/>
            <w:rtl w:val="1"/>
          </w:rPr>
          <w:delText xml:space="preserve">السلامة،</w:delText>
        </w:r>
      </w:del>
      <w:ins w:id="1341" w:author="Claude" w:date="2026-09-23T10:00:00Z">
        <w:r>
          <w:rPr>
            <w:rFonts w:ascii="Arial" w:cs="Arial" w:eastAsia="Arial" w:hAnsi="Arial"/>
            <w:sz w:val="28"/>
            <w:szCs w:val="28"/>
            <w:rtl w:val="1"/>
          </w:rPr>
          <w:t xml:space="preserve">سلامة،</w:t>
        </w:r>
      </w:ins>
      <w:r>
        <w:rPr>
          <w:rFonts w:ascii="Arial" w:cs="Arial" w:eastAsia="Arial" w:hAnsi="Arial"/>
          <w:sz w:val="28"/>
          <w:szCs w:val="28"/>
          <w:rtl w:val="1"/>
        </w:rPr>
        <w:t xml:space="preserve"> وبنك </w:t>
      </w:r>
      <w:del w:id="1342" w:author="Claude" w:date="2026-09-23T10:00:00Z">
        <w:r>
          <w:rPr>
            <w:rFonts w:ascii="Arial" w:cs="Arial" w:eastAsia="Arial" w:hAnsi="Arial"/>
            <w:sz w:val="28"/>
            <w:szCs w:val="28"/>
            <w:rtl w:val="1"/>
          </w:rPr>
          <w:delText xml:space="preserve">الأسئلة</w:delText>
        </w:r>
      </w:del>
      <w:ins w:id="1343" w:author="Claude" w:date="2026-09-23T10:00:00Z">
        <w:r>
          <w:rPr>
            <w:rFonts w:ascii="Arial" w:cs="Arial" w:eastAsia="Arial" w:hAnsi="Arial"/>
            <w:sz w:val="28"/>
            <w:szCs w:val="28"/>
            <w:rtl w:val="1"/>
          </w:rPr>
          <w:t xml:space="preserve">أسئلة</w:t>
        </w:r>
      </w:ins>
      <w:r>
        <w:rPr>
          <w:rFonts w:ascii="Arial" w:cs="Arial" w:eastAsia="Arial" w:hAnsi="Arial"/>
          <w:sz w:val="28"/>
          <w:szCs w:val="28"/>
          <w:rtl w:val="1"/>
        </w:rPr>
        <w:t xml:space="preserve"> </w:t>
      </w:r>
      <w:del w:id="1344" w:author="Claude" w:date="2026-09-23T10:00:00Z">
        <w:r>
          <w:rPr>
            <w:rFonts w:ascii="Arial" w:cs="Arial" w:eastAsia="Arial" w:hAnsi="Arial"/>
            <w:sz w:val="28"/>
            <w:szCs w:val="28"/>
            <w:rtl w:val="1"/>
          </w:rPr>
          <w:delText xml:space="preserve">المدمج، بما</w:delText>
        </w:r>
      </w:del>
      <w:ins w:id="1345" w:author="Claude" w:date="2026-09-23T10:00:00Z">
        <w:r>
          <w:rPr>
            <w:rFonts w:ascii="Arial" w:cs="Arial" w:eastAsia="Arial" w:hAnsi="Arial"/>
            <w:sz w:val="28"/>
            <w:szCs w:val="28"/>
            <w:rtl w:val="1"/>
          </w:rPr>
          <w:t xml:space="preserve">مدمج</w:t>
        </w:r>
      </w:ins>
      <w:r>
        <w:rPr>
          <w:rFonts w:ascii="Arial" w:cs="Arial" w:eastAsia="Arial" w:hAnsi="Arial"/>
          <w:sz w:val="28"/>
          <w:szCs w:val="28"/>
          <w:rtl w:val="1"/>
        </w:rPr>
        <w:t xml:space="preserve"> يربط الممارسة العملية مباشرة بمخرجات التعلم.</w:t>
      </w:r>
    </w:p>
    <w:p w:rsidR="00000000" w:rsidDel="00000000" w:rsidP="00000000" w:rsidRDefault="00000000" w:rsidRPr="00000000" w14:paraId="00000026">
      <w:pPr>
        <w:bidi w:val="1"/>
        <w:spacing w:after="100" w:line="269" w:lineRule="auto"/>
        <w:ind w:left="216" w:right="259" w:hanging="230"/>
        <w:rPr>
          <w:rFonts w:ascii="Arial" w:cs="Arial" w:eastAsia="Arial" w:hAnsi="Arial"/>
          <w:sz w:val="28"/>
          <w:szCs w:val="28"/>
        </w:rPr>
      </w:pPr>
      <w:commentRangeStart w:id="7"/>
      <w:r>
        <w:rPr>
          <w:rtl w:val="0"/>
        </w:rPr>
      </w:r>
      <w:r>
        <w:rPr>
          <w:rFonts w:ascii="Arial" w:cs="Arial" w:eastAsia="Arial" w:hAnsi="Arial"/>
          <w:sz w:val="28"/>
          <w:szCs w:val="28"/>
          <w:rtl w:val="1"/>
        </w:rPr>
        <w:t xml:space="preserve">• </w:t>
      </w:r>
      <w:del w:id="1348" w:author="Claude" w:date="2026-09-23T10:00:00Z">
        <w:r>
          <w:rPr>
            <w:rFonts w:ascii="Arial" w:cs="Arial" w:eastAsia="Arial" w:hAnsi="Arial"/>
            <w:sz w:val="28"/>
            <w:szCs w:val="28"/>
            <w:rtl w:val="1"/>
          </w:rPr>
          <w:delText xml:space="preserve">تكامل سريع وسلس</w:delText>
        </w:r>
      </w:del>
      <w:ins w:id="1349" w:author="Claude" w:date="2026-09-23T10:00:00Z">
        <w:r>
          <w:rPr>
            <w:rFonts w:ascii="Arial" w:cs="Arial" w:eastAsia="Arial" w:hAnsi="Arial"/>
            <w:sz w:val="28"/>
            <w:szCs w:val="28"/>
            <w:rtl w:val="1"/>
          </w:rPr>
          <w:t xml:space="preserve">تتكامل</w:t>
        </w:r>
      </w:ins>
      <w:r>
        <w:rPr>
          <w:rFonts w:ascii="Arial" w:cs="Arial" w:eastAsia="Arial" w:hAnsi="Arial"/>
          <w:sz w:val="28"/>
          <w:szCs w:val="28"/>
          <w:rtl w:val="1"/>
        </w:rPr>
        <w:t xml:space="preserve"> مع </w:t>
      </w:r>
      <w:del w:id="1350" w:author="Claude" w:date="2026-09-23T10:00:00Z">
        <w:r>
          <w:rPr>
            <w:rFonts w:ascii="Arial" w:cs="Arial" w:eastAsia="Arial" w:hAnsi="Arial"/>
            <w:sz w:val="28"/>
            <w:szCs w:val="28"/>
            <w:rtl w:val="1"/>
          </w:rPr>
          <w:delText xml:space="preserve">أنظمة</w:delText>
        </w:r>
      </w:del>
      <w:ins w:id="1351" w:author="Claude" w:date="2026-09-23T10:00:00Z">
        <w:r>
          <w:rPr>
            <w:rFonts w:ascii="Arial" w:cs="Arial" w:eastAsia="Arial" w:hAnsi="Arial"/>
            <w:sz w:val="28"/>
            <w:szCs w:val="28"/>
            <w:rtl w:val="1"/>
          </w:rPr>
          <w:t xml:space="preserve">نظام</w:t>
        </w:r>
      </w:ins>
      <w:r>
        <w:rPr>
          <w:rFonts w:ascii="Arial" w:cs="Arial" w:eastAsia="Arial" w:hAnsi="Arial"/>
          <w:sz w:val="28"/>
          <w:szCs w:val="28"/>
          <w:rtl w:val="1"/>
        </w:rPr>
        <w:t xml:space="preserve"> إدارة التعلم </w:t>
      </w:r>
      <w:ins w:id="1352" w:author="Claude" w:date="2026-09-23T10:00:00Z">
        <w:r>
          <w:rPr>
            <w:rFonts w:ascii="Arial" w:cs="Arial" w:eastAsia="Arial" w:hAnsi="Arial"/>
            <w:sz w:val="28"/>
            <w:szCs w:val="28"/>
            <w:rtl w:val="1"/>
          </w:rPr>
          <w:t xml:space="preserve">لديك </w:t>
        </w:r>
      </w:ins>
      <w:r>
        <w:rPr>
          <w:rFonts w:ascii="Arial" w:cs="Arial" w:eastAsia="Arial" w:hAnsi="Arial"/>
          <w:sz w:val="28"/>
          <w:szCs w:val="28"/>
          <w:rtl w:val="1"/>
        </w:rPr>
        <w:t xml:space="preserve">مثل </w:t>
      </w:r>
      <w:r>
        <w:rPr>
          <w:rFonts w:ascii="Arial" w:cs="Arial" w:eastAsia="Arial" w:hAnsi="Arial"/>
          <w:sz w:val="28"/>
          <w:szCs w:val="28"/>
          <w:rtl w:val="0"/>
        </w:rPr>
        <w:t xml:space="preserve">Canvas</w:t>
      </w:r>
      <w:r>
        <w:rPr>
          <w:rFonts w:ascii="Arial" w:cs="Arial" w:eastAsia="Arial" w:hAnsi="Arial"/>
          <w:sz w:val="28"/>
          <w:szCs w:val="28"/>
          <w:rtl w:val="1"/>
        </w:rPr>
        <w:t xml:space="preserve"> و</w:t>
      </w:r>
      <w:r>
        <w:rPr>
          <w:rFonts w:ascii="Arial" w:cs="Arial" w:eastAsia="Arial" w:hAnsi="Arial"/>
          <w:sz w:val="28"/>
          <w:szCs w:val="28"/>
          <w:rtl w:val="0"/>
        </w:rPr>
        <w:t xml:space="preserve">Blackboard</w:t>
      </w:r>
      <w:r>
        <w:rPr>
          <w:rFonts w:ascii="Arial" w:cs="Arial" w:eastAsia="Arial" w:hAnsi="Arial"/>
          <w:sz w:val="28"/>
          <w:szCs w:val="28"/>
          <w:rtl w:val="1"/>
        </w:rPr>
        <w:t xml:space="preserve"> و</w:t>
      </w:r>
      <w:r>
        <w:rPr>
          <w:rFonts w:ascii="Arial" w:cs="Arial" w:eastAsia="Arial" w:hAnsi="Arial"/>
          <w:sz w:val="28"/>
          <w:szCs w:val="28"/>
          <w:rtl w:val="0"/>
        </w:rPr>
        <w:t xml:space="preserve">Moodle</w:t>
      </w:r>
      <w:del w:id="1346" w:author="Claude" w:date="2026-09-23T10:00:00Z">
        <w:r>
          <w:rPr>
            <w:rFonts w:ascii="Arial" w:cs="Arial" w:eastAsia="Arial" w:hAnsi="Arial"/>
            <w:sz w:val="28"/>
            <w:szCs w:val="28"/>
            <w:rtl w:val="1"/>
          </w:rPr>
          <w:delText xml:space="preserve"> خلال 24 ساعة وبدون رسوم اضافية، بما يتيح لأعضاء هيئة التدريس متابعة مؤشرات أداء الطلاب في الوقت الفعلي، ويمكّن الطلاب من الوصول إلى التجارب مباشرة من مقرراتهم.</w:delText>
        </w:r>
      </w:del>
      <w:ins w:id="1347" w:author="Claude" w:date="2026-09-23T10:00:00Z">
        <w:r>
          <w:rPr>
            <w:rFonts w:ascii="Arial" w:cs="Arial" w:eastAsia="Arial" w:hAnsi="Arial"/>
            <w:sz w:val="28"/>
            <w:szCs w:val="28"/>
            <w:rtl w:val="1"/>
          </w:rPr>
          <w:t xml:space="preserve"> خلال 24 ساعة ودون أي رسوم إضافية، فيصل الطلاب إلى التجارب مباشرة من داخل مقرراتهم، ويتابع أعضاء هيئة التدريس أداءهم لحظة بلحظة.</w:t>
        </w:r>
      </w:ins>
      <w:commentRangeEnd w:id="7"/>
      <w:r>
        <w:rPr>
          <w:rStyle w:val="CommentReference"/>
        </w:rPr>
        <w:commentReference w:id="7"/>
      </w:r>
    </w:p>
    <w:p w:rsidR="00000000" w:rsidDel="00000000" w:rsidP="00000000" w:rsidRDefault="00000000" w:rsidRPr="00000000" w14:paraId="00000027">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w:t>
      </w:r>
      <w:del w:id="1353" w:author="Claude" w:date="2026-09-23T10:00:00Z">
        <w:r>
          <w:rPr>
            <w:rFonts w:ascii="Arial" w:cs="Arial" w:eastAsia="Arial" w:hAnsi="Arial"/>
            <w:sz w:val="28"/>
            <w:szCs w:val="28"/>
            <w:rtl w:val="1"/>
          </w:rPr>
          <w:delText xml:space="preserve"> ضمان استمرارية</w:delText>
        </w:r>
      </w:del>
      <w:r>
        <w:rPr>
          <w:rFonts w:ascii="Arial" w:cs="Arial" w:eastAsia="Arial" w:hAnsi="Arial"/>
          <w:sz w:val="28"/>
          <w:szCs w:val="28"/>
          <w:rtl w:val="1"/>
        </w:rPr>
        <w:t xml:space="preserve"> التعلم </w:t>
      </w:r>
      <w:del w:id="1354" w:author="Claude" w:date="2026-09-23T10:00:00Z">
        <w:r>
          <w:rPr>
            <w:rFonts w:ascii="Arial" w:cs="Arial" w:eastAsia="Arial" w:hAnsi="Arial"/>
            <w:sz w:val="28"/>
            <w:szCs w:val="28"/>
            <w:rtl w:val="1"/>
          </w:rPr>
          <w:delText xml:space="preserve">حتى</w:delText>
        </w:r>
      </w:del>
      <w:ins w:id="1355" w:author="Claude" w:date="2026-09-23T10:00:00Z">
        <w:r>
          <w:rPr>
            <w:rFonts w:ascii="Arial" w:cs="Arial" w:eastAsia="Arial" w:hAnsi="Arial"/>
            <w:sz w:val="28"/>
            <w:szCs w:val="28"/>
            <w:rtl w:val="1"/>
          </w:rPr>
          <w:t xml:space="preserve">لا</w:t>
        </w:r>
      </w:ins>
      <w:r>
        <w:rPr>
          <w:rFonts w:ascii="Arial" w:cs="Arial" w:eastAsia="Arial" w:hAnsi="Arial"/>
          <w:sz w:val="28"/>
          <w:szCs w:val="28"/>
          <w:rtl w:val="1"/>
        </w:rPr>
        <w:t xml:space="preserve"> </w:t>
      </w:r>
      <w:del w:id="1356" w:author="Claude" w:date="2026-09-23T10:00:00Z">
        <w:r>
          <w:rPr>
            <w:rFonts w:ascii="Arial" w:cs="Arial" w:eastAsia="Arial" w:hAnsi="Arial"/>
            <w:sz w:val="28"/>
            <w:szCs w:val="28"/>
            <w:rtl w:val="1"/>
          </w:rPr>
          <w:delText xml:space="preserve">دون</w:delText>
        </w:r>
      </w:del>
      <w:ins w:id="1357" w:author="Claude" w:date="2026-09-23T10:00:00Z">
        <w:r>
          <w:rPr>
            <w:rFonts w:ascii="Arial" w:cs="Arial" w:eastAsia="Arial" w:hAnsi="Arial"/>
            <w:sz w:val="28"/>
            <w:szCs w:val="28"/>
            <w:rtl w:val="1"/>
          </w:rPr>
          <w:t xml:space="preserve">يتوقف</w:t>
        </w:r>
      </w:ins>
      <w:r>
        <w:rPr>
          <w:rFonts w:ascii="Arial" w:cs="Arial" w:eastAsia="Arial" w:hAnsi="Arial"/>
          <w:sz w:val="28"/>
          <w:szCs w:val="28"/>
          <w:rtl w:val="1"/>
        </w:rPr>
        <w:t xml:space="preserve"> </w:t>
      </w:r>
      <w:del w:id="1358" w:author="Claude" w:date="2026-09-23T10:00:00Z">
        <w:r>
          <w:rPr>
            <w:rFonts w:ascii="Arial" w:cs="Arial" w:eastAsia="Arial" w:hAnsi="Arial"/>
            <w:sz w:val="28"/>
            <w:szCs w:val="28"/>
            <w:rtl w:val="1"/>
          </w:rPr>
          <w:delText xml:space="preserve">اتصال</w:delText>
        </w:r>
      </w:del>
      <w:ins w:id="1359" w:author="Claude" w:date="2026-09-23T10:00:00Z">
        <w:r>
          <w:rPr>
            <w:rFonts w:ascii="Arial" w:cs="Arial" w:eastAsia="Arial" w:hAnsi="Arial"/>
            <w:sz w:val="28"/>
            <w:szCs w:val="28"/>
            <w:rtl w:val="1"/>
          </w:rPr>
          <w:t xml:space="preserve">بانقطاع</w:t>
        </w:r>
      </w:ins>
      <w:r>
        <w:rPr>
          <w:rFonts w:ascii="Arial" w:cs="Arial" w:eastAsia="Arial" w:hAnsi="Arial"/>
          <w:sz w:val="28"/>
          <w:szCs w:val="28"/>
          <w:rtl w:val="1"/>
        </w:rPr>
        <w:t xml:space="preserve"> </w:t>
      </w:r>
      <w:del w:id="1360" w:author="Claude" w:date="2026-09-23T10:00:00Z">
        <w:r>
          <w:rPr>
            <w:rFonts w:ascii="Arial" w:cs="Arial" w:eastAsia="Arial" w:hAnsi="Arial"/>
            <w:sz w:val="28"/>
            <w:szCs w:val="28"/>
            <w:rtl w:val="1"/>
          </w:rPr>
          <w:delText xml:space="preserve">بالإنترنت</w:delText>
        </w:r>
      </w:del>
      <w:ins w:id="1361" w:author="Claude" w:date="2026-09-23T10:00:00Z">
        <w:r>
          <w:rPr>
            <w:rFonts w:ascii="Arial" w:cs="Arial" w:eastAsia="Arial" w:hAnsi="Arial"/>
            <w:sz w:val="28"/>
            <w:szCs w:val="28"/>
            <w:rtl w:val="1"/>
          </w:rPr>
          <w:t xml:space="preserve">الإنترنت:</w:t>
        </w:r>
      </w:ins>
      <w:r>
        <w:rPr>
          <w:rFonts w:ascii="Arial" w:cs="Arial" w:eastAsia="Arial" w:hAnsi="Arial"/>
          <w:sz w:val="28"/>
          <w:szCs w:val="28"/>
          <w:rtl w:val="1"/>
        </w:rPr>
        <w:t xml:space="preserve"> </w:t>
      </w:r>
      <w:del w:id="1362" w:author="Claude" w:date="2026-09-23T10:00:00Z">
        <w:r>
          <w:rPr>
            <w:rFonts w:ascii="Arial" w:cs="Arial" w:eastAsia="Arial" w:hAnsi="Arial"/>
            <w:sz w:val="28"/>
            <w:szCs w:val="28"/>
            <w:rtl w:val="1"/>
          </w:rPr>
          <w:delText xml:space="preserve">من خلال</w:delText>
        </w:r>
      </w:del>
      <w:ins w:id="1363" w:author="Claude" w:date="2026-09-23T10:00:00Z">
        <w:r>
          <w:rPr>
            <w:rFonts w:ascii="Arial" w:cs="Arial" w:eastAsia="Arial" w:hAnsi="Arial"/>
            <w:sz w:val="28"/>
            <w:szCs w:val="28"/>
            <w:rtl w:val="1"/>
          </w:rPr>
          <w:t xml:space="preserve">مع</w:t>
        </w:r>
      </w:ins>
      <w:r>
        <w:rPr>
          <w:rFonts w:ascii="Arial" w:cs="Arial" w:eastAsia="Arial" w:hAnsi="Arial"/>
          <w:sz w:val="28"/>
          <w:szCs w:val="28"/>
          <w:rtl w:val="1"/>
        </w:rPr>
        <w:t xml:space="preserve"> تطبيق براكسيلابس </w:t>
      </w:r>
      <w:del w:id="1364" w:author="Claude" w:date="2026-09-23T10:00:00Z">
        <w:r>
          <w:rPr>
            <w:rFonts w:ascii="Arial" w:cs="Arial" w:eastAsia="Arial" w:hAnsi="Arial"/>
            <w:sz w:val="28"/>
            <w:szCs w:val="28"/>
            <w:rtl w:val="1"/>
          </w:rPr>
          <w:delText xml:space="preserve">لاجهزة</w:delText>
        </w:r>
      </w:del>
      <w:ins w:id="1365" w:author="Claude" w:date="2026-09-23T10:00:00Z">
        <w:r>
          <w:rPr>
            <w:rFonts w:ascii="Arial" w:cs="Arial" w:eastAsia="Arial" w:hAnsi="Arial"/>
            <w:sz w:val="28"/>
            <w:szCs w:val="28"/>
            <w:rtl w:val="1"/>
          </w:rPr>
          <w:t xml:space="preserve">لأجهزة</w:t>
        </w:r>
      </w:ins>
      <w:r>
        <w:rPr>
          <w:rFonts w:ascii="Arial" w:cs="Arial" w:eastAsia="Arial" w:hAnsi="Arial"/>
          <w:sz w:val="28"/>
          <w:szCs w:val="28"/>
          <w:rtl w:val="1"/>
        </w:rPr>
        <w:t xml:space="preserve"> </w:t>
      </w:r>
      <w:del w:id="1366" w:author="Claude" w:date="2026-09-23T10:00:00Z">
        <w:r>
          <w:rPr>
            <w:rFonts w:ascii="Arial" w:cs="Arial" w:eastAsia="Arial" w:hAnsi="Arial"/>
            <w:sz w:val="28"/>
            <w:szCs w:val="28"/>
            <w:rtl w:val="1"/>
          </w:rPr>
          <w:delText xml:space="preserve">الكمبيوتر</w:delText>
        </w:r>
      </w:del>
      <w:ins w:id="1367" w:author="Claude" w:date="2026-09-23T10:00:00Z">
        <w:r>
          <w:rPr>
            <w:rFonts w:ascii="Arial" w:cs="Arial" w:eastAsia="Arial" w:hAnsi="Arial"/>
            <w:sz w:val="28"/>
            <w:szCs w:val="28"/>
            <w:rtl w:val="1"/>
          </w:rPr>
          <w:t xml:space="preserve">الكمبيوتر،</w:t>
        </w:r>
      </w:ins>
      <w:r>
        <w:rPr>
          <w:rFonts w:ascii="Arial" w:cs="Arial" w:eastAsia="Arial" w:hAnsi="Arial"/>
          <w:sz w:val="28"/>
          <w:szCs w:val="28"/>
          <w:rtl w:val="1"/>
        </w:rPr>
        <w:t xml:space="preserve"> </w:t>
      </w:r>
      <w:del w:id="1368" w:author="Claude" w:date="2026-09-23T10:00:00Z">
        <w:r>
          <w:rPr>
            <w:rFonts w:ascii="Arial" w:cs="Arial" w:eastAsia="Arial" w:hAnsi="Arial"/>
            <w:sz w:val="28"/>
            <w:szCs w:val="28"/>
            <w:rtl w:val="1"/>
          </w:rPr>
          <w:delText xml:space="preserve">المكتبية، حيث يستطيع</w:delText>
        </w:r>
      </w:del>
      <w:ins w:id="1369" w:author="Claude" w:date="2026-09-23T10:00:00Z">
        <w:r>
          <w:rPr>
            <w:rFonts w:ascii="Arial" w:cs="Arial" w:eastAsia="Arial" w:hAnsi="Arial"/>
            <w:sz w:val="28"/>
            <w:szCs w:val="28"/>
            <w:rtl w:val="1"/>
          </w:rPr>
          <w:t xml:space="preserve">يحمّل</w:t>
        </w:r>
      </w:ins>
      <w:r>
        <w:rPr>
          <w:rFonts w:ascii="Arial" w:cs="Arial" w:eastAsia="Arial" w:hAnsi="Arial"/>
          <w:sz w:val="28"/>
          <w:szCs w:val="28"/>
          <w:rtl w:val="1"/>
        </w:rPr>
        <w:t xml:space="preserve"> الطلاب </w:t>
      </w:r>
      <w:del w:id="1370" w:author="Claude" w:date="2026-09-23T10:00:00Z">
        <w:r>
          <w:rPr>
            <w:rFonts w:ascii="Arial" w:cs="Arial" w:eastAsia="Arial" w:hAnsi="Arial"/>
            <w:sz w:val="28"/>
            <w:szCs w:val="28"/>
            <w:rtl w:val="1"/>
          </w:rPr>
          <w:delText xml:space="preserve">تحميل </w:delText>
        </w:r>
      </w:del>
      <w:r>
        <w:rPr>
          <w:rFonts w:ascii="Arial" w:cs="Arial" w:eastAsia="Arial" w:hAnsi="Arial"/>
          <w:sz w:val="28"/>
          <w:szCs w:val="28"/>
          <w:rtl w:val="1"/>
        </w:rPr>
        <w:t xml:space="preserve">التجارب </w:t>
      </w:r>
      <w:del w:id="1371" w:author="Claude" w:date="2026-09-23T10:00:00Z">
        <w:r>
          <w:rPr>
            <w:rFonts w:ascii="Arial" w:cs="Arial" w:eastAsia="Arial" w:hAnsi="Arial"/>
            <w:sz w:val="28"/>
            <w:szCs w:val="28"/>
            <w:rtl w:val="1"/>
          </w:rPr>
          <w:delText xml:space="preserve">ومزامنة</w:delText>
        </w:r>
      </w:del>
      <w:ins w:id="1372" w:author="Claude" w:date="2026-09-23T10:00:00Z">
        <w:r>
          <w:rPr>
            <w:rFonts w:ascii="Arial" w:cs="Arial" w:eastAsia="Arial" w:hAnsi="Arial"/>
            <w:sz w:val="28"/>
            <w:szCs w:val="28"/>
            <w:rtl w:val="1"/>
          </w:rPr>
          <w:t xml:space="preserve">ويعملون عليها دون اتصال، ثم يُزامَن</w:t>
        </w:r>
      </w:ins>
      <w:r>
        <w:rPr>
          <w:rFonts w:ascii="Arial" w:cs="Arial" w:eastAsia="Arial" w:hAnsi="Arial"/>
          <w:sz w:val="28"/>
          <w:szCs w:val="28"/>
          <w:rtl w:val="1"/>
        </w:rPr>
        <w:t xml:space="preserve"> تقدمهم عند </w:t>
      </w:r>
      <w:del w:id="1373" w:author="Claude" w:date="2026-09-23T10:00:00Z">
        <w:r>
          <w:rPr>
            <w:rFonts w:ascii="Arial" w:cs="Arial" w:eastAsia="Arial" w:hAnsi="Arial"/>
            <w:sz w:val="28"/>
            <w:szCs w:val="28"/>
            <w:rtl w:val="1"/>
          </w:rPr>
          <w:delText xml:space="preserve">استعادة</w:delText>
        </w:r>
      </w:del>
      <w:ins w:id="1374" w:author="Claude" w:date="2026-09-23T10:00:00Z">
        <w:r>
          <w:rPr>
            <w:rFonts w:ascii="Arial" w:cs="Arial" w:eastAsia="Arial" w:hAnsi="Arial"/>
            <w:sz w:val="28"/>
            <w:szCs w:val="28"/>
            <w:rtl w:val="1"/>
          </w:rPr>
          <w:t xml:space="preserve">عودة</w:t>
        </w:r>
      </w:ins>
      <w:r>
        <w:rPr>
          <w:rFonts w:ascii="Arial" w:cs="Arial" w:eastAsia="Arial" w:hAnsi="Arial"/>
          <w:sz w:val="28"/>
          <w:szCs w:val="28"/>
          <w:rtl w:val="1"/>
        </w:rPr>
        <w:t xml:space="preserve"> الاتصال.</w:t>
      </w:r>
    </w:p>
    <w:p w:rsidR="00000000" w:rsidDel="00000000" w:rsidP="00000000" w:rsidRDefault="00000000" w:rsidRPr="00000000" w14:paraId="00000028">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395" w:author="Claude" w:date="2026-09-23T10:00:00Z">
        <w:r>
          <w:rPr>
            <w:rFonts w:ascii="Arial" w:cs="Arial" w:eastAsia="Arial" w:hAnsi="Arial"/>
            <w:sz w:val="28"/>
            <w:szCs w:val="28"/>
            <w:rtl w:val="1"/>
          </w:rPr>
          <w:delText xml:space="preserve">متابعة</w:delText>
        </w:r>
      </w:del>
      <w:ins w:id="1396" w:author="Claude" w:date="2026-09-23T10:00:00Z">
        <w:r>
          <w:rPr>
            <w:rFonts w:ascii="Arial" w:cs="Arial" w:eastAsia="Arial" w:hAnsi="Arial"/>
            <w:sz w:val="28"/>
            <w:szCs w:val="28"/>
            <w:rtl w:val="1"/>
          </w:rPr>
          <w:t xml:space="preserve">تابع</w:t>
        </w:r>
      </w:ins>
      <w:r>
        <w:rPr>
          <w:rFonts w:ascii="Arial" w:cs="Arial" w:eastAsia="Arial" w:hAnsi="Arial"/>
          <w:sz w:val="28"/>
          <w:szCs w:val="28"/>
          <w:rtl w:val="1"/>
        </w:rPr>
        <w:t xml:space="preserve"> </w:t>
      </w:r>
      <w:del w:id="1397" w:author="Claude" w:date="2026-09-23T10:00:00Z">
        <w:r>
          <w:rPr>
            <w:rFonts w:ascii="Arial" w:cs="Arial" w:eastAsia="Arial" w:hAnsi="Arial"/>
            <w:sz w:val="28"/>
            <w:szCs w:val="28"/>
            <w:rtl w:val="1"/>
          </w:rPr>
          <w:delText xml:space="preserve">تقدم</w:delText>
        </w:r>
      </w:del>
      <w:ins w:id="1398" w:author="Claude" w:date="2026-09-23T10:00:00Z">
        <w:r>
          <w:rPr>
            <w:rFonts w:ascii="Arial" w:cs="Arial" w:eastAsia="Arial" w:hAnsi="Arial"/>
            <w:sz w:val="28"/>
            <w:szCs w:val="28"/>
            <w:rtl w:val="1"/>
          </w:rPr>
          <w:t xml:space="preserve">تقدّم</w:t>
        </w:r>
      </w:ins>
      <w:r>
        <w:rPr>
          <w:rFonts w:ascii="Arial" w:cs="Arial" w:eastAsia="Arial" w:hAnsi="Arial"/>
          <w:sz w:val="28"/>
          <w:szCs w:val="28"/>
          <w:rtl w:val="1"/>
        </w:rPr>
        <w:t xml:space="preserve"> </w:t>
      </w:r>
      <w:del w:id="1399" w:author="Claude" w:date="2026-09-23T10:00:00Z">
        <w:r>
          <w:rPr>
            <w:rFonts w:ascii="Arial" w:cs="Arial" w:eastAsia="Arial" w:hAnsi="Arial"/>
            <w:sz w:val="28"/>
            <w:szCs w:val="28"/>
            <w:rtl w:val="1"/>
          </w:rPr>
          <w:delText xml:space="preserve">الطلاب،</w:delText>
        </w:r>
      </w:del>
      <w:ins w:id="1400" w:author="Claude" w:date="2026-09-23T10:00:00Z">
        <w:r>
          <w:rPr>
            <w:rFonts w:ascii="Arial" w:cs="Arial" w:eastAsia="Arial" w:hAnsi="Arial"/>
            <w:sz w:val="28"/>
            <w:szCs w:val="28"/>
            <w:rtl w:val="1"/>
          </w:rPr>
          <w:t xml:space="preserve">طلابك،</w:t>
        </w:r>
      </w:ins>
      <w:r>
        <w:rPr>
          <w:rFonts w:ascii="Arial" w:cs="Arial" w:eastAsia="Arial" w:hAnsi="Arial"/>
          <w:sz w:val="28"/>
          <w:szCs w:val="28"/>
          <w:rtl w:val="1"/>
        </w:rPr>
        <w:t xml:space="preserve"> ونسب إكمال التجارب، ونتائج الاختبارات القصيرة، والوقت المستغرق، </w:t>
      </w:r>
      <w:del w:id="1401" w:author="Claude" w:date="2026-09-23T10:00:00Z">
        <w:r>
          <w:rPr>
            <w:rFonts w:ascii="Arial" w:cs="Arial" w:eastAsia="Arial" w:hAnsi="Arial"/>
            <w:sz w:val="28"/>
            <w:szCs w:val="28"/>
            <w:rtl w:val="1"/>
          </w:rPr>
          <w:delText xml:space="preserve">من خلال</w:delText>
        </w:r>
      </w:del>
      <w:ins w:id="1402" w:author="Claude" w:date="2026-09-23T10:00:00Z">
        <w:r>
          <w:rPr>
            <w:rFonts w:ascii="Arial" w:cs="Arial" w:eastAsia="Arial" w:hAnsi="Arial"/>
            <w:sz w:val="28"/>
            <w:szCs w:val="28"/>
            <w:rtl w:val="1"/>
          </w:rPr>
          <w:t xml:space="preserve">عبر</w:t>
        </w:r>
      </w:ins>
      <w:r>
        <w:rPr>
          <w:rFonts w:ascii="Arial" w:cs="Arial" w:eastAsia="Arial" w:hAnsi="Arial"/>
          <w:sz w:val="28"/>
          <w:szCs w:val="28"/>
          <w:rtl w:val="1"/>
        </w:rPr>
        <w:t xml:space="preserve"> لوحات </w:t>
      </w:r>
      <w:del w:id="1403" w:author="Claude" w:date="2026-09-23T10:00:00Z">
        <w:r>
          <w:rPr>
            <w:rFonts w:ascii="Arial" w:cs="Arial" w:eastAsia="Arial" w:hAnsi="Arial"/>
            <w:sz w:val="28"/>
            <w:szCs w:val="28"/>
            <w:rtl w:val="1"/>
          </w:rPr>
          <w:delText xml:space="preserve">معلومات(</w:delText>
        </w:r>
      </w:del>
      <w:ins w:id="1404" w:author="Claude" w:date="2026-09-23T10:00:00Z">
        <w:r>
          <w:rPr>
            <w:rFonts w:ascii="Arial" w:cs="Arial" w:eastAsia="Arial" w:hAnsi="Arial"/>
            <w:sz w:val="28"/>
            <w:szCs w:val="28"/>
            <w:rtl w:val="1"/>
          </w:rPr>
          <w:t xml:space="preserve">معلومات (</w:t>
        </w:r>
      </w:ins>
      <w:r>
        <w:rPr>
          <w:rFonts w:ascii="Arial" w:cs="Arial" w:eastAsia="Arial" w:hAnsi="Arial"/>
          <w:sz w:val="28"/>
          <w:szCs w:val="28"/>
          <w:rtl w:val="0"/>
        </w:rPr>
        <w:t xml:space="preserve">Dashboard</w:t>
      </w:r>
      <w:r>
        <w:rPr>
          <w:rFonts w:ascii="Arial" w:cs="Arial" w:eastAsia="Arial" w:hAnsi="Arial"/>
          <w:sz w:val="28"/>
          <w:szCs w:val="28"/>
          <w:rtl w:val="1"/>
        </w:rPr>
        <w:t xml:space="preserve">) واضحة </w:t>
      </w:r>
      <w:del w:id="1375" w:author="Claude" w:date="2026-09-23T10:00:00Z">
        <w:r>
          <w:rPr>
            <w:rFonts w:ascii="Arial" w:cs="Arial" w:eastAsia="Arial" w:hAnsi="Arial"/>
            <w:sz w:val="28"/>
            <w:szCs w:val="28"/>
            <w:rtl w:val="1"/>
          </w:rPr>
          <w:delText xml:space="preserve">تساعد</w:delText>
        </w:r>
      </w:del>
      <w:ins w:id="1376" w:author="Claude" w:date="2026-09-23T10:00:00Z">
        <w:r>
          <w:rPr>
            <w:rFonts w:ascii="Arial" w:cs="Arial" w:eastAsia="Arial" w:hAnsi="Arial"/>
            <w:sz w:val="28"/>
            <w:szCs w:val="28"/>
            <w:rtl w:val="1"/>
          </w:rPr>
          <w:t xml:space="preserve">تكشف</w:t>
        </w:r>
      </w:ins>
      <w:r>
        <w:rPr>
          <w:rFonts w:ascii="Arial" w:cs="Arial" w:eastAsia="Arial" w:hAnsi="Arial"/>
          <w:sz w:val="28"/>
          <w:szCs w:val="28"/>
          <w:rtl w:val="1"/>
        </w:rPr>
        <w:t xml:space="preserve"> </w:t>
      </w:r>
      <w:del w:id="1377" w:author="Claude" w:date="2026-09-23T10:00:00Z">
        <w:r>
          <w:rPr>
            <w:rFonts w:ascii="Arial" w:cs="Arial" w:eastAsia="Arial" w:hAnsi="Arial"/>
            <w:sz w:val="28"/>
            <w:szCs w:val="28"/>
            <w:rtl w:val="1"/>
          </w:rPr>
          <w:delText xml:space="preserve">أعضاء</w:delText>
        </w:r>
      </w:del>
      <w:ins w:id="1378" w:author="Claude" w:date="2026-09-23T10:00:00Z">
        <w:r>
          <w:rPr>
            <w:rFonts w:ascii="Arial" w:cs="Arial" w:eastAsia="Arial" w:hAnsi="Arial"/>
            <w:sz w:val="28"/>
            <w:szCs w:val="28"/>
            <w:rtl w:val="1"/>
          </w:rPr>
          <w:t xml:space="preserve">لك</w:t>
        </w:r>
      </w:ins>
      <w:r>
        <w:rPr>
          <w:rFonts w:ascii="Arial" w:cs="Arial" w:eastAsia="Arial" w:hAnsi="Arial"/>
          <w:sz w:val="28"/>
          <w:szCs w:val="28"/>
          <w:rtl w:val="1"/>
        </w:rPr>
        <w:t xml:space="preserve"> </w:t>
      </w:r>
      <w:del w:id="1379" w:author="Claude" w:date="2026-09-23T10:00:00Z">
        <w:r>
          <w:rPr>
            <w:rFonts w:ascii="Arial" w:cs="Arial" w:eastAsia="Arial" w:hAnsi="Arial"/>
            <w:sz w:val="28"/>
            <w:szCs w:val="28"/>
            <w:rtl w:val="1"/>
          </w:rPr>
          <w:delText xml:space="preserve">هيئة</w:delText>
        </w:r>
      </w:del>
      <w:ins w:id="1380" w:author="Claude" w:date="2026-09-23T10:00:00Z">
        <w:r>
          <w:rPr>
            <w:rFonts w:ascii="Arial" w:cs="Arial" w:eastAsia="Arial" w:hAnsi="Arial"/>
            <w:sz w:val="28"/>
            <w:szCs w:val="28"/>
            <w:rtl w:val="1"/>
          </w:rPr>
          <w:t xml:space="preserve">فجوات</w:t>
        </w:r>
      </w:ins>
      <w:r>
        <w:rPr>
          <w:rFonts w:ascii="Arial" w:cs="Arial" w:eastAsia="Arial" w:hAnsi="Arial"/>
          <w:sz w:val="28"/>
          <w:szCs w:val="28"/>
          <w:rtl w:val="1"/>
        </w:rPr>
        <w:t xml:space="preserve"> </w:t>
      </w:r>
      <w:del w:id="1381" w:author="Claude" w:date="2026-09-23T10:00:00Z">
        <w:r>
          <w:rPr>
            <w:rFonts w:ascii="Arial" w:cs="Arial" w:eastAsia="Arial" w:hAnsi="Arial"/>
            <w:sz w:val="28"/>
            <w:szCs w:val="28"/>
            <w:rtl w:val="1"/>
          </w:rPr>
          <w:delText xml:space="preserve">التدريس</w:delText>
        </w:r>
      </w:del>
      <w:ins w:id="1382" w:author="Claude" w:date="2026-09-23T10:00:00Z">
        <w:r>
          <w:rPr>
            <w:rFonts w:ascii="Arial" w:cs="Arial" w:eastAsia="Arial" w:hAnsi="Arial"/>
            <w:sz w:val="28"/>
            <w:szCs w:val="28"/>
            <w:rtl w:val="1"/>
          </w:rPr>
          <w:t xml:space="preserve">التعلم مبكرًا، وتساعدك</w:t>
        </w:r>
      </w:ins>
      <w:r>
        <w:rPr>
          <w:rFonts w:ascii="Arial" w:cs="Arial" w:eastAsia="Arial" w:hAnsi="Arial"/>
          <w:sz w:val="28"/>
          <w:szCs w:val="28"/>
          <w:rtl w:val="1"/>
        </w:rPr>
        <w:t xml:space="preserve"> على </w:t>
      </w:r>
      <w:del w:id="1383" w:author="Claude" w:date="2026-09-23T10:00:00Z">
        <w:r>
          <w:rPr>
            <w:rFonts w:ascii="Arial" w:cs="Arial" w:eastAsia="Arial" w:hAnsi="Arial"/>
            <w:sz w:val="28"/>
            <w:szCs w:val="28"/>
            <w:rtl w:val="1"/>
          </w:rPr>
          <w:delText xml:space="preserve">اكتشاف</w:delText>
        </w:r>
      </w:del>
      <w:ins w:id="1384" w:author="Claude" w:date="2026-09-23T10:00:00Z">
        <w:r>
          <w:rPr>
            <w:rFonts w:ascii="Arial" w:cs="Arial" w:eastAsia="Arial" w:hAnsi="Arial"/>
            <w:sz w:val="28"/>
            <w:szCs w:val="28"/>
            <w:rtl w:val="1"/>
          </w:rPr>
          <w:t xml:space="preserve">توجيه</w:t>
        </w:r>
      </w:ins>
      <w:r>
        <w:rPr>
          <w:rFonts w:ascii="Arial" w:cs="Arial" w:eastAsia="Arial" w:hAnsi="Arial"/>
          <w:sz w:val="28"/>
          <w:szCs w:val="28"/>
          <w:rtl w:val="1"/>
        </w:rPr>
        <w:t xml:space="preserve"> </w:t>
      </w:r>
      <w:del w:id="1385" w:author="Claude" w:date="2026-09-23T10:00:00Z">
        <w:r>
          <w:rPr>
            <w:rFonts w:ascii="Arial" w:cs="Arial" w:eastAsia="Arial" w:hAnsi="Arial"/>
            <w:sz w:val="28"/>
            <w:szCs w:val="28"/>
            <w:rtl w:val="1"/>
          </w:rPr>
          <w:delText xml:space="preserve">فجوات</w:delText>
        </w:r>
      </w:del>
      <w:ins w:id="1386" w:author="Claude" w:date="2026-09-23T10:00:00Z">
        <w:r>
          <w:rPr>
            <w:rFonts w:ascii="Arial" w:cs="Arial" w:eastAsia="Arial" w:hAnsi="Arial"/>
            <w:sz w:val="28"/>
            <w:szCs w:val="28"/>
            <w:rtl w:val="1"/>
          </w:rPr>
          <w:t xml:space="preserve">الدعم</w:t>
        </w:r>
      </w:ins>
      <w:r>
        <w:rPr>
          <w:rFonts w:ascii="Arial" w:cs="Arial" w:eastAsia="Arial" w:hAnsi="Arial"/>
          <w:sz w:val="28"/>
          <w:szCs w:val="28"/>
          <w:rtl w:val="1"/>
        </w:rPr>
        <w:t xml:space="preserve"> </w:t>
      </w:r>
      <w:del w:id="1387" w:author="Claude" w:date="2026-09-23T10:00:00Z">
        <w:r>
          <w:rPr>
            <w:rFonts w:ascii="Arial" w:cs="Arial" w:eastAsia="Arial" w:hAnsi="Arial"/>
            <w:sz w:val="28"/>
            <w:szCs w:val="28"/>
            <w:rtl w:val="1"/>
          </w:rPr>
          <w:delText xml:space="preserve">التعلم،</w:delText>
        </w:r>
      </w:del>
      <w:ins w:id="1388" w:author="Claude" w:date="2026-09-23T10:00:00Z">
        <w:r>
          <w:rPr>
            <w:rFonts w:ascii="Arial" w:cs="Arial" w:eastAsia="Arial" w:hAnsi="Arial"/>
            <w:sz w:val="28"/>
            <w:szCs w:val="28"/>
            <w:rtl w:val="1"/>
          </w:rPr>
          <w:t xml:space="preserve">لمن</w:t>
        </w:r>
      </w:ins>
      <w:r>
        <w:rPr>
          <w:rFonts w:ascii="Arial" w:cs="Arial" w:eastAsia="Arial" w:hAnsi="Arial"/>
          <w:sz w:val="28"/>
          <w:szCs w:val="28"/>
          <w:rtl w:val="1"/>
        </w:rPr>
        <w:t xml:space="preserve"> </w:t>
      </w:r>
      <w:del w:id="1389" w:author="Claude" w:date="2026-09-23T10:00:00Z">
        <w:r>
          <w:rPr>
            <w:rFonts w:ascii="Arial" w:cs="Arial" w:eastAsia="Arial" w:hAnsi="Arial"/>
            <w:sz w:val="28"/>
            <w:szCs w:val="28"/>
            <w:rtl w:val="1"/>
          </w:rPr>
          <w:delText xml:space="preserve">وتوجيه الدعم،</w:delText>
        </w:r>
      </w:del>
      <w:ins w:id="1390" w:author="Claude" w:date="2026-09-23T10:00:00Z">
        <w:r>
          <w:rPr>
            <w:rFonts w:ascii="Arial" w:cs="Arial" w:eastAsia="Arial" w:hAnsi="Arial"/>
            <w:sz w:val="28"/>
            <w:szCs w:val="28"/>
            <w:rtl w:val="1"/>
          </w:rPr>
          <w:t xml:space="preserve">يحتاجه</w:t>
        </w:r>
      </w:ins>
      <w:r>
        <w:rPr>
          <w:rFonts w:ascii="Arial" w:cs="Arial" w:eastAsia="Arial" w:hAnsi="Arial"/>
          <w:sz w:val="28"/>
          <w:szCs w:val="28"/>
          <w:rtl w:val="1"/>
        </w:rPr>
        <w:t xml:space="preserve"> واتخاذ قرارات تعليمية </w:t>
      </w:r>
      <w:del w:id="1391" w:author="Claude" w:date="2026-09-23T10:00:00Z">
        <w:r>
          <w:rPr>
            <w:rFonts w:ascii="Arial" w:cs="Arial" w:eastAsia="Arial" w:hAnsi="Arial"/>
            <w:sz w:val="28"/>
            <w:szCs w:val="28"/>
            <w:rtl w:val="1"/>
          </w:rPr>
          <w:delText xml:space="preserve">أكثر</w:delText>
        </w:r>
      </w:del>
      <w:ins w:id="1392" w:author="Claude" w:date="2026-09-23T10:00:00Z">
        <w:r>
          <w:rPr>
            <w:rFonts w:ascii="Arial" w:cs="Arial" w:eastAsia="Arial" w:hAnsi="Arial"/>
            <w:sz w:val="28"/>
            <w:szCs w:val="28"/>
            <w:rtl w:val="1"/>
          </w:rPr>
          <w:t xml:space="preserve">مبنية</w:t>
        </w:r>
      </w:ins>
      <w:r>
        <w:rPr>
          <w:rFonts w:ascii="Arial" w:cs="Arial" w:eastAsia="Arial" w:hAnsi="Arial"/>
          <w:sz w:val="28"/>
          <w:szCs w:val="28"/>
          <w:rtl w:val="1"/>
        </w:rPr>
        <w:t xml:space="preserve"> </w:t>
      </w:r>
      <w:del w:id="1393" w:author="Claude" w:date="2026-09-23T10:00:00Z">
        <w:r>
          <w:rPr>
            <w:rFonts w:ascii="Arial" w:cs="Arial" w:eastAsia="Arial" w:hAnsi="Arial"/>
            <w:sz w:val="28"/>
            <w:szCs w:val="28"/>
            <w:rtl w:val="1"/>
          </w:rPr>
          <w:delText xml:space="preserve">استنارة.</w:delText>
        </w:r>
      </w:del>
      <w:ins w:id="1394" w:author="Claude" w:date="2026-09-23T10:00:00Z">
        <w:r>
          <w:rPr>
            <w:rFonts w:ascii="Arial" w:cs="Arial" w:eastAsia="Arial" w:hAnsi="Arial"/>
            <w:sz w:val="28"/>
            <w:szCs w:val="28"/>
            <w:rtl w:val="1"/>
          </w:rPr>
          <w:t xml:space="preserve">على البيانات.</w:t>
        </w:r>
      </w:ins>
    </w:p>
    <w:p w:rsidR="00000000" w:rsidDel="00000000" w:rsidP="00000000" w:rsidRDefault="00000000" w:rsidRPr="00000000" w14:paraId="00000029">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w:t>
      </w:r>
      <w:del w:id="1405" w:author="Claude" w:date="2026-09-23T10:00:00Z">
        <w:r>
          <w:rPr>
            <w:rFonts w:ascii="Arial" w:cs="Arial" w:eastAsia="Arial" w:hAnsi="Arial"/>
            <w:sz w:val="28"/>
            <w:szCs w:val="28"/>
            <w:rtl w:val="1"/>
          </w:rPr>
          <w:delText xml:space="preserve"> الاستفادة من</w:delText>
        </w:r>
      </w:del>
      <w:r>
        <w:rPr>
          <w:rFonts w:ascii="Arial" w:cs="Arial" w:eastAsia="Arial" w:hAnsi="Arial"/>
          <w:sz w:val="28"/>
          <w:szCs w:val="28"/>
          <w:rtl w:val="1"/>
        </w:rPr>
        <w:t xml:space="preserve"> مساعد مختبر افتراضي </w:t>
      </w:r>
      <w:del w:id="1406" w:author="Claude" w:date="2026-09-23T10:00:00Z">
        <w:r>
          <w:rPr>
            <w:rFonts w:ascii="Arial" w:cs="Arial" w:eastAsia="Arial" w:hAnsi="Arial"/>
            <w:sz w:val="28"/>
            <w:szCs w:val="28"/>
            <w:rtl w:val="1"/>
          </w:rPr>
          <w:delText xml:space="preserve">مدعوم </w:delText>
        </w:r>
      </w:del>
      <w:r>
        <w:rPr>
          <w:rFonts w:ascii="Arial" w:cs="Arial" w:eastAsia="Arial" w:hAnsi="Arial"/>
          <w:sz w:val="28"/>
          <w:szCs w:val="28"/>
          <w:rtl w:val="1"/>
        </w:rPr>
        <w:t xml:space="preserve">بالذكاء الاصطناعي، </w:t>
      </w:r>
      <w:del w:id="1407" w:author="Claude" w:date="2026-09-23T10:00:00Z">
        <w:r>
          <w:rPr>
            <w:rFonts w:ascii="Arial" w:cs="Arial" w:eastAsia="Arial" w:hAnsi="Arial"/>
            <w:sz w:val="28"/>
            <w:szCs w:val="28"/>
            <w:rtl w:val="1"/>
          </w:rPr>
          <w:delText xml:space="preserve">يقدم</w:delText>
        </w:r>
      </w:del>
      <w:ins w:id="1408" w:author="Claude" w:date="2026-09-23T10:00:00Z">
        <w:r>
          <w:rPr>
            <w:rFonts w:ascii="Arial" w:cs="Arial" w:eastAsia="Arial" w:hAnsi="Arial"/>
            <w:sz w:val="28"/>
            <w:szCs w:val="28"/>
            <w:rtl w:val="1"/>
          </w:rPr>
          <w:t xml:space="preserve">يرافق</w:t>
        </w:r>
      </w:ins>
      <w:r>
        <w:rPr>
          <w:rFonts w:ascii="Arial" w:cs="Arial" w:eastAsia="Arial" w:hAnsi="Arial"/>
          <w:sz w:val="28"/>
          <w:szCs w:val="28"/>
          <w:rtl w:val="1"/>
        </w:rPr>
        <w:t xml:space="preserve"> </w:t>
      </w:r>
      <w:del w:id="1409" w:author="Claude" w:date="2026-09-23T10:00:00Z">
        <w:r>
          <w:rPr>
            <w:rFonts w:ascii="Arial" w:cs="Arial" w:eastAsia="Arial" w:hAnsi="Arial"/>
            <w:sz w:val="28"/>
            <w:szCs w:val="28"/>
            <w:rtl w:val="1"/>
          </w:rPr>
          <w:delText xml:space="preserve">لكل</w:delText>
        </w:r>
      </w:del>
      <w:ins w:id="1410" w:author="Claude" w:date="2026-09-23T10:00:00Z">
        <w:r>
          <w:rPr>
            <w:rFonts w:ascii="Arial" w:cs="Arial" w:eastAsia="Arial" w:hAnsi="Arial"/>
            <w:sz w:val="28"/>
            <w:szCs w:val="28"/>
            <w:rtl w:val="1"/>
          </w:rPr>
          <w:t xml:space="preserve">كل</w:t>
        </w:r>
      </w:ins>
      <w:r>
        <w:rPr>
          <w:rFonts w:ascii="Arial" w:cs="Arial" w:eastAsia="Arial" w:hAnsi="Arial"/>
          <w:sz w:val="28"/>
          <w:szCs w:val="28"/>
          <w:rtl w:val="1"/>
        </w:rPr>
        <w:t xml:space="preserve"> طالب </w:t>
      </w:r>
      <w:del w:id="1411" w:author="Claude" w:date="2026-09-23T10:00:00Z">
        <w:r>
          <w:rPr>
            <w:rFonts w:ascii="Arial" w:cs="Arial" w:eastAsia="Arial" w:hAnsi="Arial"/>
            <w:sz w:val="28"/>
            <w:szCs w:val="28"/>
            <w:rtl w:val="1"/>
          </w:rPr>
          <w:delText xml:space="preserve">دعمًا</w:delText>
        </w:r>
      </w:del>
      <w:ins w:id="1412" w:author="Claude" w:date="2026-09-23T10:00:00Z">
        <w:r>
          <w:rPr>
            <w:rFonts w:ascii="Arial" w:cs="Arial" w:eastAsia="Arial" w:hAnsi="Arial"/>
            <w:sz w:val="28"/>
            <w:szCs w:val="28"/>
            <w:rtl w:val="1"/>
          </w:rPr>
          <w:t xml:space="preserve">ويقدّم</w:t>
        </w:r>
      </w:ins>
      <w:r>
        <w:rPr>
          <w:rFonts w:ascii="Arial" w:cs="Arial" w:eastAsia="Arial" w:hAnsi="Arial"/>
          <w:sz w:val="28"/>
          <w:szCs w:val="28"/>
          <w:rtl w:val="1"/>
        </w:rPr>
        <w:t xml:space="preserve"> </w:t>
      </w:r>
      <w:del w:id="1413" w:author="Claude" w:date="2026-09-23T10:00:00Z">
        <w:r>
          <w:rPr>
            <w:rFonts w:ascii="Arial" w:cs="Arial" w:eastAsia="Arial" w:hAnsi="Arial"/>
            <w:sz w:val="28"/>
            <w:szCs w:val="28"/>
            <w:rtl w:val="1"/>
          </w:rPr>
          <w:delText xml:space="preserve">تعليميًا</w:delText>
        </w:r>
      </w:del>
      <w:ins w:id="1414" w:author="Claude" w:date="2026-09-23T10:00:00Z">
        <w:r>
          <w:rPr>
            <w:rFonts w:ascii="Arial" w:cs="Arial" w:eastAsia="Arial" w:hAnsi="Arial"/>
            <w:sz w:val="28"/>
            <w:szCs w:val="28"/>
            <w:rtl w:val="1"/>
          </w:rPr>
          <w:t xml:space="preserve">له</w:t>
        </w:r>
      </w:ins>
      <w:r>
        <w:rPr>
          <w:rFonts w:ascii="Arial" w:cs="Arial" w:eastAsia="Arial" w:hAnsi="Arial"/>
          <w:sz w:val="28"/>
          <w:szCs w:val="28"/>
          <w:rtl w:val="1"/>
        </w:rPr>
        <w:t xml:space="preserve"> </w:t>
      </w:r>
      <w:del w:id="1415" w:author="Claude" w:date="2026-09-23T10:00:00Z">
        <w:r>
          <w:rPr>
            <w:rFonts w:ascii="Arial" w:cs="Arial" w:eastAsia="Arial" w:hAnsi="Arial"/>
            <w:sz w:val="28"/>
            <w:szCs w:val="28"/>
            <w:rtl w:val="1"/>
          </w:rPr>
          <w:delText xml:space="preserve">مخصصًا</w:delText>
        </w:r>
      </w:del>
      <w:ins w:id="1416" w:author="Claude" w:date="2026-09-23T10:00:00Z">
        <w:r>
          <w:rPr>
            <w:rFonts w:ascii="Arial" w:cs="Arial" w:eastAsia="Arial" w:hAnsi="Arial"/>
            <w:sz w:val="28"/>
            <w:szCs w:val="28"/>
            <w:rtl w:val="1"/>
          </w:rPr>
          <w:t xml:space="preserve">الدعم</w:t>
        </w:r>
      </w:ins>
      <w:r>
        <w:rPr>
          <w:rFonts w:ascii="Arial" w:cs="Arial" w:eastAsia="Arial" w:hAnsi="Arial"/>
          <w:sz w:val="28"/>
          <w:szCs w:val="28"/>
          <w:rtl w:val="1"/>
        </w:rPr>
        <w:t xml:space="preserve"> </w:t>
      </w:r>
      <w:del w:id="1417" w:author="Claude" w:date="2026-09-23T10:00:00Z">
        <w:r>
          <w:rPr>
            <w:rFonts w:ascii="Arial" w:cs="Arial" w:eastAsia="Arial" w:hAnsi="Arial"/>
            <w:sz w:val="28"/>
            <w:szCs w:val="28"/>
            <w:rtl w:val="1"/>
          </w:rPr>
          <w:delText xml:space="preserve">عند</w:delText>
        </w:r>
      </w:del>
      <w:ins w:id="1418" w:author="Claude" w:date="2026-09-23T10:00:00Z">
        <w:r>
          <w:rPr>
            <w:rFonts w:ascii="Arial" w:cs="Arial" w:eastAsia="Arial" w:hAnsi="Arial"/>
            <w:sz w:val="28"/>
            <w:szCs w:val="28"/>
            <w:rtl w:val="1"/>
          </w:rPr>
          <w:t xml:space="preserve">الذي</w:t>
        </w:r>
      </w:ins>
      <w:r>
        <w:rPr>
          <w:rFonts w:ascii="Arial" w:cs="Arial" w:eastAsia="Arial" w:hAnsi="Arial"/>
          <w:sz w:val="28"/>
          <w:szCs w:val="28"/>
          <w:rtl w:val="1"/>
        </w:rPr>
        <w:t xml:space="preserve"> </w:t>
      </w:r>
      <w:del w:id="1419" w:author="Claude" w:date="2026-09-23T10:00:00Z">
        <w:r>
          <w:rPr>
            <w:rFonts w:ascii="Arial" w:cs="Arial" w:eastAsia="Arial" w:hAnsi="Arial"/>
            <w:sz w:val="28"/>
            <w:szCs w:val="28"/>
            <w:rtl w:val="1"/>
          </w:rPr>
          <w:delText xml:space="preserve">الحاجة.</w:delText>
        </w:r>
      </w:del>
      <w:ins w:id="1420" w:author="Claude" w:date="2026-09-23T10:00:00Z">
        <w:r>
          <w:rPr>
            <w:rFonts w:ascii="Arial" w:cs="Arial" w:eastAsia="Arial" w:hAnsi="Arial"/>
            <w:sz w:val="28"/>
            <w:szCs w:val="28"/>
            <w:rtl w:val="1"/>
          </w:rPr>
          <w:t xml:space="preserve">يحتاجه في اللحظة المناسبة.</w:t>
        </w:r>
      </w:ins>
    </w:p>
    <w:p w:rsidR="00000000" w:rsidDel="00000000" w:rsidP="00000000" w:rsidRDefault="00000000" w:rsidRPr="00000000" w14:paraId="0000002A">
      <w:pPr>
        <w:bidi w:val="1"/>
        <w:spacing w:after="100" w:line="269" w:lineRule="auto"/>
        <w:ind w:left="216" w:right="259" w:hanging="230"/>
        <w:rPr>
          <w:rFonts w:ascii="Arial" w:cs="Arial" w:eastAsia="Arial" w:hAnsi="Arial"/>
          <w:sz w:val="28"/>
          <w:szCs w:val="28"/>
        </w:rPr>
      </w:pPr>
      <w:r>
        <w:rPr>
          <w:rtl w:val="0"/>
        </w:rPr>
      </w:r>
      <w:del w:id="1421" w:author="Claude" w:date="2026-09-23T10:00:00Z">
        <w:r>
          <w:rPr>
            <w:rFonts w:ascii="Arial" w:cs="Arial" w:eastAsia="Arial" w:hAnsi="Arial"/>
            <w:sz w:val="28"/>
            <w:szCs w:val="28"/>
            <w:rtl w:val="1"/>
          </w:rPr>
          <w:delText xml:space="preserve">• الاستفادة من التحليلات المدعومة بالذكاء الاصطناعي للحصول على رؤى أكثر عمقًا وتخصيصًا لأعضاء هيئة التدريس وقيادات الجامعات.</w:delText>
        </w:r>
      </w:del>
      <w:ins w:id="1422" w:author="Claude" w:date="2026-09-23T10:00:00Z">
        <w:r>
          <w:rPr>
            <w:rFonts w:ascii="Arial" w:cs="Arial" w:eastAsia="Arial" w:hAnsi="Arial"/>
            <w:sz w:val="28"/>
            <w:szCs w:val="28"/>
            <w:rtl w:val="1"/>
          </w:rPr>
          <w:t xml:space="preserve">• تحليلات ذكية تمنح أعضاء هيئة التدريس وقيادات الجامعة رؤى أعمق وأدق حول أداء الطلاب.</w:t>
        </w:r>
      </w:ins>
    </w:p>
    <w:p w:rsidR="00000000" w:rsidDel="00000000" w:rsidP="00000000" w:rsidRDefault="00000000" w:rsidRPr="00000000" w14:paraId="0000002B">
      <w:pPr>
        <w:keepNext w:val="1"/>
        <w:bidi w:val="1"/>
        <w:spacing w:after="120" w:line="276" w:lineRule="auto"/>
        <w:rPr>
          <w:rFonts w:ascii="Arial" w:cs="Arial" w:eastAsia="Arial" w:hAnsi="Arial"/>
          <w:color w:val="4c1130"/>
          <w:sz w:val="36"/>
          <w:szCs w:val="36"/>
          <w:u w:val="single"/>
        </w:rPr>
      </w:pPr>
      <w:r>
        <w:rPr>
          <w:rFonts w:ascii="Arial" w:cs="Arial" w:eastAsia="Arial" w:hAnsi="Arial"/>
          <w:b w:val="1"/>
          <w:bCs w:val="1"/>
          <w:color w:val="4c1130"/>
          <w:sz w:val="36"/>
          <w:szCs w:val="36"/>
          <w:u w:val="single"/>
          <w:rtl w:val="1"/>
        </w:rPr>
        <w:t xml:space="preserve">القيمة المؤسسية</w:t>
      </w:r>
      <w:r>
        <w:rPr>
          <w:rtl w:val="0"/>
        </w:rPr>
      </w:r>
    </w:p>
    <w:p w:rsidR="00000000" w:rsidDel="00000000" w:rsidP="00000000" w:rsidRDefault="00000000" w:rsidRPr="00000000" w14:paraId="0000002C">
      <w:pPr>
        <w:bidi w:val="1"/>
        <w:spacing w:after="0" w:line="269" w:lineRule="auto"/>
        <w:rPr>
          <w:rFonts w:ascii="Arial" w:cs="Arial" w:eastAsia="Arial" w:hAnsi="Arial"/>
          <w:sz w:val="28"/>
          <w:szCs w:val="28"/>
        </w:rPr>
      </w:pPr>
      <w:del w:id="1423" w:author="Claude" w:date="2026-09-23T10:00:00Z">
        <w:r>
          <w:rPr>
            <w:rFonts w:ascii="Arial" w:cs="Arial" w:eastAsia="Arial" w:hAnsi="Arial"/>
            <w:sz w:val="28"/>
            <w:szCs w:val="28"/>
            <w:rtl w:val="1"/>
          </w:rPr>
          <w:delText xml:space="preserve">تمنح براكسيلابس أعضاء هيئة التدريس الفرصة لإعداد الطلاب قبل جلسات المختبر الفعلية، وتعزيز مهاراتهم بعد انتهائها، وإتاحة المزيد من فرص التدريب والممارسة، بما يجعل تعلم العلوم عمليًا أكثر سهولة ومرونة وقابلية للقياس.</w:delText>
        </w:r>
      </w:del>
      <w:ins w:id="1424" w:author="Claude" w:date="2026-09-23T10:00:00Z">
        <w:r>
          <w:rPr>
            <w:rFonts w:ascii="Arial" w:cs="Arial" w:eastAsia="Arial" w:hAnsi="Arial"/>
            <w:sz w:val="28"/>
            <w:szCs w:val="28"/>
            <w:rtl w:val="1"/>
          </w:rPr>
          <w:t xml:space="preserve">مع براكسيلابس، يدخل الطالب المختبر الحقيقي وهو مستعد، ويخرج منه ليواصل التدريب ويثبّت ما تعلّمه. فرص ممارسة أكثر، وتعلّم علوم عملي أسهل وأكثر مرونة، ونتائج يمكن قياسها.</w:t>
        </w:r>
      </w:ins>
    </w:p>
    <w:p w:rsidR="00000000" w:rsidDel="00000000" w:rsidP="00000000" w:rsidRDefault="00000000" w:rsidRPr="00000000" w14:paraId="0000002D">
      <w:pPr>
        <w:bidi w:val="1"/>
        <w:spacing w:after="0" w:line="269" w:lineRule="auto"/>
        <w:rPr>
          <w:rFonts w:ascii="Arial" w:cs="Arial" w:eastAsia="Arial" w:hAnsi="Arial"/>
          <w:sz w:val="28"/>
          <w:szCs w:val="28"/>
        </w:rPr>
      </w:pPr>
      <w:r>
        <w:rPr>
          <w:rtl w:val="0"/>
        </w:rPr>
      </w:r>
    </w:p>
    <w:p w:rsidR="00000000" w:rsidDel="00000000" w:rsidP="00000000" w:rsidRDefault="00000000" w:rsidRPr="00000000" w14:paraId="0000002E">
      <w:pPr>
        <w:bidi w:val="1"/>
        <w:spacing w:after="0" w:line="269" w:lineRule="auto"/>
        <w:rPr>
          <w:rFonts w:ascii="Arial" w:cs="Arial" w:eastAsia="Arial" w:hAnsi="Arial"/>
          <w:sz w:val="28"/>
          <w:szCs w:val="28"/>
        </w:rPr>
      </w:pPr>
      <w:r>
        <w:pict>
          <v:rect style="width:0.0pt;height:1.5pt" o:hr="t" o:hrstd="t" o:hralign="center" fillcolor="#A0A0A0" stroked="f"/>
        </w:pict>
      </w:r>
      <w:r>
        <w:rPr>
          <w:rtl w:val="0"/>
        </w:rPr>
      </w:r>
    </w:p>
    <w:p w:rsidR="00000000" w:rsidDel="00000000" w:rsidP="00000000" w:rsidRDefault="00000000" w:rsidRPr="00000000" w14:paraId="0000002F">
      <w:pPr>
        <w:keepNext w:val="1"/>
        <w:bidi w:val="1"/>
        <w:spacing w:after="0" w:line="276" w:lineRule="auto"/>
        <w:rPr>
          <w:rFonts w:ascii="Arial" w:cs="Arial" w:eastAsia="Arial" w:hAnsi="Arial"/>
          <w:sz w:val="36"/>
          <w:szCs w:val="36"/>
        </w:rPr>
      </w:pPr>
      <w:r>
        <w:rPr>
          <w:rFonts w:ascii="Arial" w:cs="Arial" w:eastAsia="Arial" w:hAnsi="Arial"/>
          <w:b w:val="1"/>
          <w:bCs w:val="1"/>
          <w:sz w:val="36"/>
          <w:szCs w:val="36"/>
          <w:rtl w:val="1"/>
        </w:rPr>
        <w:t xml:space="preserve">كوركت</w:t>
      </w:r>
      <w:r>
        <w:rPr>
          <w:rtl w:val="0"/>
        </w:rPr>
      </w:r>
    </w:p>
    <w:p w:rsidR="00000000" w:rsidDel="00000000" w:rsidP="00000000" w:rsidRDefault="00000000" w:rsidRPr="00000000" w14:paraId="00000030">
      <w:pPr>
        <w:keepNext w:val="1"/>
        <w:bidi w:val="1"/>
        <w:spacing w:after="0" w:line="276" w:lineRule="auto"/>
        <w:rPr>
          <w:rFonts w:ascii="Arial" w:cs="Arial" w:eastAsia="Arial" w:hAnsi="Arial"/>
          <w:b w:val="1"/>
          <w:bCs w:val="1"/>
          <w:sz w:val="36"/>
          <w:szCs w:val="36"/>
        </w:rPr>
      </w:pPr>
      <w:r>
        <w:rPr>
          <w:rFonts w:ascii="Arial" w:cs="Arial" w:eastAsia="Arial" w:hAnsi="Arial"/>
          <w:b w:val="1"/>
          <w:bCs w:val="1"/>
          <w:sz w:val="36"/>
          <w:szCs w:val="36"/>
          <w:rtl w:val="1"/>
        </w:rPr>
        <w:t xml:space="preserve">منصة التقييم والاختبارات المدعومة بالذكاء الاصطناعي</w:t>
      </w:r>
    </w:p>
    <w:p w:rsidR="00000000" w:rsidDel="00000000" w:rsidP="00000000" w:rsidRDefault="00000000" w:rsidRPr="00000000" w14:paraId="00000031">
      <w:pPr>
        <w:keepNext w:val="1"/>
        <w:bidi w:val="1"/>
        <w:spacing w:after="0" w:line="276" w:lineRule="auto"/>
        <w:rPr>
          <w:rFonts w:ascii="Arial" w:cs="Arial" w:eastAsia="Arial" w:hAnsi="Arial"/>
          <w:b w:val="1"/>
          <w:bCs w:val="1"/>
          <w:sz w:val="36"/>
          <w:szCs w:val="36"/>
        </w:rPr>
      </w:pPr>
      <w:r>
        <w:rPr>
          <w:rtl w:val="0"/>
        </w:rPr>
      </w:r>
    </w:p>
    <w:p w:rsidR="00000000" w:rsidDel="00000000" w:rsidP="00000000" w:rsidRDefault="00000000" w:rsidRPr="00000000" w14:paraId="00000032">
      <w:pPr>
        <w:bidi w:val="1"/>
        <w:spacing w:after="200" w:line="276" w:lineRule="auto"/>
        <w:rPr>
          <w:rFonts w:ascii="Arial" w:cs="Arial" w:eastAsia="Arial" w:hAnsi="Arial"/>
          <w:sz w:val="28"/>
          <w:szCs w:val="28"/>
        </w:rPr>
      </w:pPr>
      <w:del w:id="1425" w:author="Claude" w:date="2026-09-23T10:00:00Z">
        <w:r>
          <w:rPr>
            <w:rFonts w:ascii="Arial" w:cs="Arial" w:eastAsia="Arial" w:hAnsi="Arial"/>
            <w:sz w:val="28"/>
            <w:szCs w:val="28"/>
            <w:rtl w:val="1"/>
          </w:rPr>
          <w:delText xml:space="preserve">أدر رحلة التقييم كاملة من خلال منصة واحدة، بدءًا </w:delText>
        </w:r>
      </w:del>
      <w:r>
        <w:rPr>
          <w:rFonts w:ascii="Arial" w:cs="Arial" w:eastAsia="Arial" w:hAnsi="Arial"/>
          <w:sz w:val="28"/>
          <w:szCs w:val="28"/>
          <w:rtl w:val="1"/>
        </w:rPr>
        <w:t xml:space="preserve">من تحديد مخرجات التعلم </w:t>
      </w:r>
      <w:del w:id="1426" w:author="Claude" w:date="2026-09-23T10:00:00Z">
        <w:r>
          <w:rPr>
            <w:rFonts w:ascii="Arial" w:cs="Arial" w:eastAsia="Arial" w:hAnsi="Arial"/>
            <w:sz w:val="28"/>
            <w:szCs w:val="28"/>
            <w:rtl w:val="1"/>
          </w:rPr>
          <w:delText xml:space="preserve">وإنشاء</w:delText>
        </w:r>
      </w:del>
      <w:ins w:id="1427" w:author="Claude" w:date="2026-09-23T10:00:00Z">
        <w:r>
          <w:rPr>
            <w:rFonts w:ascii="Arial" w:cs="Arial" w:eastAsia="Arial" w:hAnsi="Arial"/>
            <w:sz w:val="28"/>
            <w:szCs w:val="28"/>
            <w:rtl w:val="1"/>
          </w:rPr>
          <w:t xml:space="preserve">وبناء</w:t>
        </w:r>
      </w:ins>
      <w:r>
        <w:rPr>
          <w:rFonts w:ascii="Arial" w:cs="Arial" w:eastAsia="Arial" w:hAnsi="Arial"/>
          <w:sz w:val="28"/>
          <w:szCs w:val="28"/>
          <w:rtl w:val="1"/>
        </w:rPr>
        <w:t xml:space="preserve"> بنوك الأسئلة،</w:t>
      </w:r>
      <w:del w:id="1428" w:author="Claude" w:date="2026-09-23T10:00:00Z">
        <w:r>
          <w:rPr>
            <w:rFonts w:ascii="Arial" w:cs="Arial" w:eastAsia="Arial" w:hAnsi="Arial"/>
            <w:sz w:val="28"/>
            <w:szCs w:val="28"/>
            <w:rtl w:val="1"/>
          </w:rPr>
          <w:delText xml:space="preserve"> وصولًا</w:delText>
        </w:r>
      </w:del>
      <w:r>
        <w:rPr>
          <w:rFonts w:ascii="Arial" w:cs="Arial" w:eastAsia="Arial" w:hAnsi="Arial"/>
          <w:sz w:val="28"/>
          <w:szCs w:val="28"/>
          <w:rtl w:val="1"/>
        </w:rPr>
        <w:t xml:space="preserve"> إلى تنفيذ الاختبارات </w:t>
      </w:r>
      <w:del w:id="1429" w:author="Claude" w:date="2026-09-23T10:00:00Z">
        <w:r>
          <w:rPr>
            <w:rFonts w:ascii="Arial" w:cs="Arial" w:eastAsia="Arial" w:hAnsi="Arial"/>
            <w:sz w:val="28"/>
            <w:szCs w:val="28"/>
            <w:rtl w:val="1"/>
          </w:rPr>
          <w:delText xml:space="preserve">والتصحيح</w:delText>
        </w:r>
      </w:del>
      <w:ins w:id="1430" w:author="Claude" w:date="2026-09-23T10:00:00Z">
        <w:r>
          <w:rPr>
            <w:rFonts w:ascii="Arial" w:cs="Arial" w:eastAsia="Arial" w:hAnsi="Arial"/>
            <w:sz w:val="28"/>
            <w:szCs w:val="28"/>
            <w:rtl w:val="1"/>
          </w:rPr>
          <w:t xml:space="preserve">وتصحيحها</w:t>
        </w:r>
      </w:ins>
      <w:r>
        <w:rPr>
          <w:rFonts w:ascii="Arial" w:cs="Arial" w:eastAsia="Arial" w:hAnsi="Arial"/>
          <w:sz w:val="28"/>
          <w:szCs w:val="28"/>
          <w:rtl w:val="1"/>
        </w:rPr>
        <w:t xml:space="preserve"> وتحليل </w:t>
      </w:r>
      <w:del w:id="1431" w:author="Claude" w:date="2026-09-23T10:00:00Z">
        <w:r>
          <w:rPr>
            <w:rFonts w:ascii="Arial" w:cs="Arial" w:eastAsia="Arial" w:hAnsi="Arial"/>
            <w:sz w:val="28"/>
            <w:szCs w:val="28"/>
            <w:rtl w:val="1"/>
          </w:rPr>
          <w:delText xml:space="preserve">النتائج.</w:delText>
        </w:r>
      </w:del>
      <w:ins w:id="1432" w:author="Claude" w:date="2026-09-23T10:00:00Z">
        <w:r>
          <w:rPr>
            <w:rFonts w:ascii="Arial" w:cs="Arial" w:eastAsia="Arial" w:hAnsi="Arial"/>
            <w:sz w:val="28"/>
            <w:szCs w:val="28"/>
            <w:rtl w:val="1"/>
          </w:rPr>
          <w:t xml:space="preserve">نتائجها:</w:t>
        </w:r>
      </w:ins>
      <w:r>
        <w:rPr>
          <w:rFonts w:ascii="Arial" w:cs="Arial" w:eastAsia="Arial" w:hAnsi="Arial"/>
          <w:sz w:val="28"/>
          <w:szCs w:val="28"/>
          <w:rtl w:val="1"/>
        </w:rPr>
        <w:t xml:space="preserve"> </w:t>
      </w:r>
      <w:del w:id="1433" w:author="Claude" w:date="2026-09-23T10:00:00Z">
        <w:r>
          <w:rPr>
            <w:rFonts w:ascii="Arial" w:cs="Arial" w:eastAsia="Arial" w:hAnsi="Arial"/>
            <w:sz w:val="28"/>
            <w:szCs w:val="28"/>
            <w:rtl w:val="1"/>
          </w:rPr>
          <w:delText xml:space="preserve">تساعد</w:delText>
        </w:r>
      </w:del>
      <w:ins w:id="1434" w:author="Claude" w:date="2026-09-23T10:00:00Z">
        <w:r>
          <w:rPr>
            <w:rFonts w:ascii="Arial" w:cs="Arial" w:eastAsia="Arial" w:hAnsi="Arial"/>
            <w:sz w:val="28"/>
            <w:szCs w:val="28"/>
            <w:rtl w:val="1"/>
          </w:rPr>
          <w:t xml:space="preserve">رحلة التقييم كاملة في منصة واحدة.</w:t>
        </w:r>
      </w:ins>
      <w:r>
        <w:rPr>
          <w:rFonts w:ascii="Arial" w:cs="Arial" w:eastAsia="Arial" w:hAnsi="Arial"/>
          <w:sz w:val="28"/>
          <w:szCs w:val="28"/>
          <w:rtl w:val="1"/>
        </w:rPr>
        <w:t xml:space="preserve"> كوركت</w:t>
      </w:r>
      <w:ins w:id="1435" w:author="Claude" w:date="2026-09-23T10:00:00Z">
        <w:r>
          <w:rPr>
            <w:rFonts w:ascii="Arial" w:cs="Arial" w:eastAsia="Arial" w:hAnsi="Arial"/>
            <w:sz w:val="28"/>
            <w:szCs w:val="28"/>
            <w:rtl w:val="1"/>
          </w:rPr>
          <w:t xml:space="preserve"> تجمع</w:t>
        </w:r>
      </w:ins>
      <w:r>
        <w:rPr>
          <w:rFonts w:ascii="Arial" w:cs="Arial" w:eastAsia="Arial" w:hAnsi="Arial"/>
          <w:sz w:val="28"/>
          <w:szCs w:val="28"/>
          <w:rtl w:val="1"/>
        </w:rPr>
        <w:t xml:space="preserve"> أعضاء هيئة التدريس، وفرق الاختبارات، ووحدات الجودة، وقيادات </w:t>
      </w:r>
      <w:del w:id="1436" w:author="Claude" w:date="2026-09-23T10:00:00Z">
        <w:r>
          <w:rPr>
            <w:rFonts w:ascii="Arial" w:cs="Arial" w:eastAsia="Arial" w:hAnsi="Arial"/>
            <w:sz w:val="28"/>
            <w:szCs w:val="28"/>
            <w:rtl w:val="1"/>
          </w:rPr>
          <w:delText xml:space="preserve">المؤسسات التعليمية</w:delText>
        </w:r>
      </w:del>
      <w:ins w:id="1437" w:author="Claude" w:date="2026-09-23T10:00:00Z">
        <w:r>
          <w:rPr>
            <w:rFonts w:ascii="Arial" w:cs="Arial" w:eastAsia="Arial" w:hAnsi="Arial"/>
            <w:sz w:val="28"/>
            <w:szCs w:val="28"/>
            <w:rtl w:val="1"/>
          </w:rPr>
          <w:t xml:space="preserve">المؤسسة</w:t>
        </w:r>
      </w:ins>
      <w:r>
        <w:rPr>
          <w:rFonts w:ascii="Arial" w:cs="Arial" w:eastAsia="Arial" w:hAnsi="Arial"/>
          <w:sz w:val="28"/>
          <w:szCs w:val="28"/>
          <w:rtl w:val="1"/>
        </w:rPr>
        <w:t xml:space="preserve"> على </w:t>
      </w:r>
      <w:del w:id="1438" w:author="Claude" w:date="2026-09-23T10:00:00Z">
        <w:r>
          <w:rPr>
            <w:rFonts w:ascii="Arial" w:cs="Arial" w:eastAsia="Arial" w:hAnsi="Arial"/>
            <w:sz w:val="28"/>
            <w:szCs w:val="28"/>
            <w:rtl w:val="1"/>
          </w:rPr>
          <w:delText xml:space="preserve">إدارة</w:delText>
        </w:r>
      </w:del>
      <w:ins w:id="1439" w:author="Claude" w:date="2026-09-23T10:00:00Z">
        <w:r>
          <w:rPr>
            <w:rFonts w:ascii="Arial" w:cs="Arial" w:eastAsia="Arial" w:hAnsi="Arial"/>
            <w:sz w:val="28"/>
            <w:szCs w:val="28"/>
            <w:rtl w:val="1"/>
          </w:rPr>
          <w:t xml:space="preserve">منظومة</w:t>
        </w:r>
      </w:ins>
      <w:r>
        <w:rPr>
          <w:rFonts w:ascii="Arial" w:cs="Arial" w:eastAsia="Arial" w:hAnsi="Arial"/>
          <w:sz w:val="28"/>
          <w:szCs w:val="28"/>
          <w:rtl w:val="1"/>
        </w:rPr>
        <w:t xml:space="preserve"> </w:t>
      </w:r>
      <w:del w:id="1440" w:author="Claude" w:date="2026-09-23T10:00:00Z">
        <w:r>
          <w:rPr>
            <w:rFonts w:ascii="Arial" w:cs="Arial" w:eastAsia="Arial" w:hAnsi="Arial"/>
            <w:sz w:val="28"/>
            <w:szCs w:val="28"/>
            <w:rtl w:val="1"/>
          </w:rPr>
          <w:delText xml:space="preserve">عملية</w:delText>
        </w:r>
      </w:del>
      <w:ins w:id="1441" w:author="Claude" w:date="2026-09-23T10:00:00Z">
        <w:r>
          <w:rPr>
            <w:rFonts w:ascii="Arial" w:cs="Arial" w:eastAsia="Arial" w:hAnsi="Arial"/>
            <w:sz w:val="28"/>
            <w:szCs w:val="28"/>
            <w:rtl w:val="1"/>
          </w:rPr>
          <w:t xml:space="preserve">تقييم</w:t>
        </w:r>
      </w:ins>
      <w:r>
        <w:rPr>
          <w:rFonts w:ascii="Arial" w:cs="Arial" w:eastAsia="Arial" w:hAnsi="Arial"/>
          <w:sz w:val="28"/>
          <w:szCs w:val="28"/>
          <w:rtl w:val="1"/>
        </w:rPr>
        <w:t xml:space="preserve"> </w:t>
      </w:r>
      <w:del w:id="1442" w:author="Claude" w:date="2026-09-23T10:00:00Z">
        <w:r>
          <w:rPr>
            <w:rFonts w:ascii="Arial" w:cs="Arial" w:eastAsia="Arial" w:hAnsi="Arial"/>
            <w:sz w:val="28"/>
            <w:szCs w:val="28"/>
            <w:rtl w:val="1"/>
          </w:rPr>
          <w:delText xml:space="preserve">التقييم بصورة</w:delText>
        </w:r>
      </w:del>
      <w:ins w:id="1443" w:author="Claude" w:date="2026-09-23T10:00:00Z">
        <w:r>
          <w:rPr>
            <w:rFonts w:ascii="Arial" w:cs="Arial" w:eastAsia="Arial" w:hAnsi="Arial"/>
            <w:sz w:val="28"/>
            <w:szCs w:val="28"/>
            <w:rtl w:val="1"/>
          </w:rPr>
          <w:t xml:space="preserve">واحدة،</w:t>
        </w:r>
      </w:ins>
      <w:r>
        <w:rPr>
          <w:rFonts w:ascii="Arial" w:cs="Arial" w:eastAsia="Arial" w:hAnsi="Arial"/>
          <w:sz w:val="28"/>
          <w:szCs w:val="28"/>
          <w:rtl w:val="1"/>
        </w:rPr>
        <w:t xml:space="preserve"> أكثر اتساقًا وترابطًا.</w:t>
      </w:r>
    </w:p>
    <w:p w:rsidR="00000000" w:rsidDel="00000000" w:rsidP="00000000" w:rsidRDefault="00000000" w:rsidRPr="00000000" w14:paraId="00000033">
      <w:pPr>
        <w:keepNext w:val="1"/>
        <w:bidi w:val="1"/>
        <w:spacing w:after="120" w:line="276" w:lineRule="auto"/>
        <w:rPr>
          <w:rFonts w:ascii="Arial" w:cs="Arial" w:eastAsia="Arial" w:hAnsi="Arial"/>
          <w:sz w:val="28"/>
          <w:szCs w:val="28"/>
        </w:rPr>
      </w:pPr>
      <w:commentRangeStart w:id="8"/>
      <w:r>
        <w:rPr>
          <w:rFonts w:ascii="Arial" w:cs="Arial" w:eastAsia="Arial" w:hAnsi="Arial"/>
          <w:b w:val="1"/>
          <w:bCs w:val="1"/>
          <w:sz w:val="28"/>
          <w:szCs w:val="28"/>
          <w:rtl w:val="1"/>
        </w:rPr>
        <w:t xml:space="preserve">ما الذي </w:t>
      </w:r>
      <w:del w:id="1444" w:author="Claude" w:date="2026-09-23T10:00:00Z">
        <w:r>
          <w:rPr>
            <w:rFonts w:ascii="Arial" w:cs="Arial" w:eastAsia="Arial" w:hAnsi="Arial"/>
            <w:b w:val="1"/>
            <w:bCs w:val="1"/>
            <w:sz w:val="28"/>
            <w:szCs w:val="28"/>
            <w:rtl w:val="1"/>
          </w:rPr>
          <w:delText xml:space="preserve">يمكن</w:delText>
        </w:r>
      </w:del>
      <w:ins w:id="1445" w:author="Claude" w:date="2026-09-23T10:00:00Z">
        <w:r>
          <w:rPr>
            <w:rFonts w:ascii="Arial" w:cs="Arial" w:eastAsia="Arial" w:hAnsi="Arial"/>
            <w:b w:val="1"/>
            <w:bCs w:val="1"/>
            <w:sz w:val="28"/>
            <w:szCs w:val="28"/>
            <w:rtl w:val="1"/>
          </w:rPr>
          <w:t xml:space="preserve">تضيفه</w:t>
        </w:r>
      </w:ins>
      <w:r>
        <w:rPr>
          <w:rFonts w:ascii="Arial" w:cs="Arial" w:eastAsia="Arial" w:hAnsi="Arial"/>
          <w:b w:val="1"/>
          <w:bCs w:val="1"/>
          <w:sz w:val="28"/>
          <w:szCs w:val="28"/>
          <w:rtl w:val="1"/>
        </w:rPr>
        <w:t xml:space="preserve"> </w:t>
      </w:r>
      <w:del w:id="1446" w:author="Claude" w:date="2026-09-23T10:00:00Z">
        <w:r>
          <w:rPr>
            <w:rFonts w:ascii="Arial" w:cs="Arial" w:eastAsia="Arial" w:hAnsi="Arial"/>
            <w:b w:val="1"/>
            <w:bCs w:val="1"/>
            <w:sz w:val="28"/>
            <w:szCs w:val="28"/>
            <w:rtl w:val="1"/>
          </w:rPr>
          <w:delText xml:space="preserve">لمؤسستك</w:delText>
        </w:r>
      </w:del>
      <w:ins w:id="1447" w:author="Claude" w:date="2026-09-23T10:00:00Z">
        <w:r>
          <w:rPr>
            <w:rFonts w:ascii="Arial" w:cs="Arial" w:eastAsia="Arial" w:hAnsi="Arial"/>
            <w:b w:val="1"/>
            <w:bCs w:val="1"/>
            <w:sz w:val="28"/>
            <w:szCs w:val="28"/>
            <w:rtl w:val="1"/>
          </w:rPr>
          <w:t xml:space="preserve">كوركت</w:t>
        </w:r>
      </w:ins>
      <w:r>
        <w:rPr>
          <w:rFonts w:ascii="Arial" w:cs="Arial" w:eastAsia="Arial" w:hAnsi="Arial"/>
          <w:b w:val="1"/>
          <w:bCs w:val="1"/>
          <w:sz w:val="28"/>
          <w:szCs w:val="28"/>
          <w:rtl w:val="1"/>
        </w:rPr>
        <w:t xml:space="preserve"> </w:t>
      </w:r>
      <w:del w:id="1448" w:author="Claude" w:date="2026-09-23T10:00:00Z">
        <w:r>
          <w:rPr>
            <w:rFonts w:ascii="Arial" w:cs="Arial" w:eastAsia="Arial" w:hAnsi="Arial"/>
            <w:b w:val="1"/>
            <w:bCs w:val="1"/>
            <w:sz w:val="28"/>
            <w:szCs w:val="28"/>
            <w:rtl w:val="1"/>
          </w:rPr>
          <w:delText xml:space="preserve">تحقيقه</w:delText>
        </w:r>
      </w:del>
      <w:ins w:id="1449" w:author="Claude" w:date="2026-09-23T10:00:00Z">
        <w:r>
          <w:rPr>
            <w:rFonts w:ascii="Arial" w:cs="Arial" w:eastAsia="Arial" w:hAnsi="Arial"/>
            <w:b w:val="1"/>
            <w:bCs w:val="1"/>
            <w:sz w:val="28"/>
            <w:szCs w:val="28"/>
            <w:rtl w:val="1"/>
          </w:rPr>
          <w:t xml:space="preserve">إلى</w:t>
        </w:r>
      </w:ins>
      <w:r>
        <w:rPr>
          <w:rFonts w:ascii="Arial" w:cs="Arial" w:eastAsia="Arial" w:hAnsi="Arial"/>
          <w:b w:val="1"/>
          <w:bCs w:val="1"/>
          <w:sz w:val="28"/>
          <w:szCs w:val="28"/>
          <w:rtl w:val="1"/>
        </w:rPr>
        <w:t xml:space="preserve"> </w:t>
      </w:r>
      <w:del w:id="1450" w:author="Claude" w:date="2026-09-23T10:00:00Z">
        <w:r>
          <w:rPr>
            <w:rFonts w:ascii="Arial" w:cs="Arial" w:eastAsia="Arial" w:hAnsi="Arial"/>
            <w:b w:val="1"/>
            <w:bCs w:val="1"/>
            <w:sz w:val="28"/>
            <w:szCs w:val="28"/>
            <w:rtl w:val="1"/>
          </w:rPr>
          <w:delText xml:space="preserve">مع منصة كوركت؟</w:delText>
        </w:r>
      </w:del>
      <w:ins w:id="1451" w:author="Claude" w:date="2026-09-23T10:00:00Z">
        <w:r>
          <w:rPr>
            <w:rFonts w:ascii="Arial" w:cs="Arial" w:eastAsia="Arial" w:hAnsi="Arial"/>
            <w:b w:val="1"/>
            <w:bCs w:val="1"/>
            <w:sz w:val="28"/>
            <w:szCs w:val="28"/>
            <w:rtl w:val="1"/>
          </w:rPr>
          <w:t xml:space="preserve">مؤسستك؟</w:t>
        </w:r>
      </w:ins>
      <w:r>
        <w:rPr>
          <w:rtl w:val="0"/>
        </w:rPr>
      </w:r>
      <w:commentRangeEnd w:id="8"/>
      <w:r>
        <w:rPr>
          <w:rStyle w:val="CommentReference"/>
        </w:rPr>
        <w:commentReference w:id="8"/>
      </w:r>
    </w:p>
    <w:p w:rsidR="00000000" w:rsidDel="00000000" w:rsidP="00000000" w:rsidRDefault="00000000" w:rsidRPr="00000000" w14:paraId="00000034">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452" w:author="Claude" w:date="2026-09-23T10:00:00Z">
        <w:r>
          <w:rPr>
            <w:rFonts w:ascii="Arial" w:cs="Arial" w:eastAsia="Arial" w:hAnsi="Arial"/>
            <w:sz w:val="28"/>
            <w:szCs w:val="28"/>
            <w:rtl w:val="1"/>
          </w:rPr>
          <w:delText xml:space="preserve">تنظيم</w:delText>
        </w:r>
      </w:del>
      <w:ins w:id="1453" w:author="Claude" w:date="2026-09-23T10:00:00Z">
        <w:r>
          <w:rPr>
            <w:rFonts w:ascii="Arial" w:cs="Arial" w:eastAsia="Arial" w:hAnsi="Arial"/>
            <w:sz w:val="28"/>
            <w:szCs w:val="28"/>
            <w:rtl w:val="1"/>
          </w:rPr>
          <w:t xml:space="preserve">نظّم</w:t>
        </w:r>
      </w:ins>
      <w:r>
        <w:rPr>
          <w:rFonts w:ascii="Arial" w:cs="Arial" w:eastAsia="Arial" w:hAnsi="Arial"/>
          <w:sz w:val="28"/>
          <w:szCs w:val="28"/>
          <w:rtl w:val="1"/>
        </w:rPr>
        <w:t xml:space="preserve"> </w:t>
      </w:r>
      <w:del w:id="1454" w:author="Claude" w:date="2026-09-23T10:00:00Z">
        <w:r>
          <w:rPr>
            <w:rFonts w:ascii="Arial" w:cs="Arial" w:eastAsia="Arial" w:hAnsi="Arial"/>
            <w:sz w:val="28"/>
            <w:szCs w:val="28"/>
            <w:rtl w:val="1"/>
          </w:rPr>
          <w:delText xml:space="preserve">الأسئلة</w:delText>
        </w:r>
      </w:del>
      <w:ins w:id="1455" w:author="Claude" w:date="2026-09-23T10:00:00Z">
        <w:r>
          <w:rPr>
            <w:rFonts w:ascii="Arial" w:cs="Arial" w:eastAsia="Arial" w:hAnsi="Arial"/>
            <w:sz w:val="28"/>
            <w:szCs w:val="28"/>
            <w:rtl w:val="1"/>
          </w:rPr>
          <w:t xml:space="preserve">أسئلتك</w:t>
        </w:r>
      </w:ins>
      <w:r>
        <w:rPr>
          <w:rFonts w:ascii="Arial" w:cs="Arial" w:eastAsia="Arial" w:hAnsi="Arial"/>
          <w:sz w:val="28"/>
          <w:szCs w:val="28"/>
          <w:rtl w:val="1"/>
        </w:rPr>
        <w:t xml:space="preserve"> بصيغ متعددة، </w:t>
      </w:r>
      <w:del w:id="1456" w:author="Claude" w:date="2026-09-23T10:00:00Z">
        <w:r>
          <w:rPr>
            <w:rFonts w:ascii="Arial" w:cs="Arial" w:eastAsia="Arial" w:hAnsi="Arial"/>
            <w:sz w:val="28"/>
            <w:szCs w:val="28"/>
            <w:rtl w:val="1"/>
          </w:rPr>
          <w:delText xml:space="preserve">وإضافة</w:delText>
        </w:r>
      </w:del>
      <w:ins w:id="1457" w:author="Claude" w:date="2026-09-23T10:00:00Z">
        <w:r>
          <w:rPr>
            <w:rFonts w:ascii="Arial" w:cs="Arial" w:eastAsia="Arial" w:hAnsi="Arial"/>
            <w:sz w:val="28"/>
            <w:szCs w:val="28"/>
            <w:rtl w:val="1"/>
          </w:rPr>
          <w:t xml:space="preserve">وأضف إليها</w:t>
        </w:r>
      </w:ins>
      <w:r>
        <w:rPr>
          <w:rFonts w:ascii="Arial" w:cs="Arial" w:eastAsia="Arial" w:hAnsi="Arial"/>
          <w:sz w:val="28"/>
          <w:szCs w:val="28"/>
          <w:rtl w:val="1"/>
        </w:rPr>
        <w:t xml:space="preserve"> الوسائط </w:t>
      </w:r>
      <w:del w:id="1458" w:author="Claude" w:date="2026-09-23T10:00:00Z">
        <w:r>
          <w:rPr>
            <w:rFonts w:ascii="Arial" w:cs="Arial" w:eastAsia="Arial" w:hAnsi="Arial"/>
            <w:sz w:val="28"/>
            <w:szCs w:val="28"/>
            <w:rtl w:val="1"/>
          </w:rPr>
          <w:delText xml:space="preserve">الداعمة</w:delText>
        </w:r>
      </w:del>
      <w:ins w:id="1459" w:author="Claude" w:date="2026-09-23T10:00:00Z">
        <w:r>
          <w:rPr>
            <w:rFonts w:ascii="Arial" w:cs="Arial" w:eastAsia="Arial" w:hAnsi="Arial"/>
            <w:sz w:val="28"/>
            <w:szCs w:val="28"/>
            <w:rtl w:val="1"/>
          </w:rPr>
          <w:t xml:space="preserve">الداعمة،</w:t>
        </w:r>
      </w:ins>
      <w:r>
        <w:rPr>
          <w:rFonts w:ascii="Arial" w:cs="Arial" w:eastAsia="Arial" w:hAnsi="Arial"/>
          <w:sz w:val="28"/>
          <w:szCs w:val="28"/>
          <w:rtl w:val="1"/>
        </w:rPr>
        <w:t xml:space="preserve"> </w:t>
      </w:r>
      <w:del w:id="1460" w:author="Claude" w:date="2026-09-23T10:00:00Z">
        <w:r>
          <w:rPr>
            <w:rFonts w:ascii="Arial" w:cs="Arial" w:eastAsia="Arial" w:hAnsi="Arial"/>
            <w:sz w:val="28"/>
            <w:szCs w:val="28"/>
            <w:rtl w:val="1"/>
          </w:rPr>
          <w:delText xml:space="preserve">إليها، وربط</w:delText>
        </w:r>
      </w:del>
      <w:ins w:id="1461" w:author="Claude" w:date="2026-09-23T10:00:00Z">
        <w:r>
          <w:rPr>
            <w:rFonts w:ascii="Arial" w:cs="Arial" w:eastAsia="Arial" w:hAnsi="Arial"/>
            <w:sz w:val="28"/>
            <w:szCs w:val="28"/>
            <w:rtl w:val="1"/>
          </w:rPr>
          <w:t xml:space="preserve">واربط</w:t>
        </w:r>
      </w:ins>
      <w:r>
        <w:rPr>
          <w:rFonts w:ascii="Arial" w:cs="Arial" w:eastAsia="Arial" w:hAnsi="Arial"/>
          <w:sz w:val="28"/>
          <w:szCs w:val="28"/>
          <w:rtl w:val="1"/>
        </w:rPr>
        <w:t xml:space="preserve"> كل سؤال بالمعارف والمهارات </w:t>
      </w:r>
      <w:del w:id="1462" w:author="Claude" w:date="2026-09-23T10:00:00Z">
        <w:r>
          <w:rPr>
            <w:rFonts w:ascii="Arial" w:cs="Arial" w:eastAsia="Arial" w:hAnsi="Arial"/>
            <w:sz w:val="28"/>
            <w:szCs w:val="28"/>
            <w:rtl w:val="1"/>
          </w:rPr>
          <w:delText xml:space="preserve">المستهدف</w:delText>
        </w:r>
      </w:del>
      <w:ins w:id="1463" w:author="Claude" w:date="2026-09-23T10:00:00Z">
        <w:r>
          <w:rPr>
            <w:rFonts w:ascii="Arial" w:cs="Arial" w:eastAsia="Arial" w:hAnsi="Arial"/>
            <w:sz w:val="28"/>
            <w:szCs w:val="28"/>
            <w:rtl w:val="1"/>
          </w:rPr>
          <w:t xml:space="preserve">التي يُفترض</w:t>
        </w:r>
      </w:ins>
      <w:r>
        <w:rPr>
          <w:rFonts w:ascii="Arial" w:cs="Arial" w:eastAsia="Arial" w:hAnsi="Arial"/>
          <w:sz w:val="28"/>
          <w:szCs w:val="28"/>
          <w:rtl w:val="1"/>
        </w:rPr>
        <w:t xml:space="preserve"> أن يكتسبها </w:t>
      </w:r>
      <w:del w:id="1464" w:author="Claude" w:date="2026-09-23T10:00:00Z">
        <w:r>
          <w:rPr>
            <w:rFonts w:ascii="Arial" w:cs="Arial" w:eastAsia="Arial" w:hAnsi="Arial"/>
            <w:sz w:val="28"/>
            <w:szCs w:val="28"/>
            <w:rtl w:val="1"/>
          </w:rPr>
          <w:delText xml:space="preserve">الطلاب.</w:delText>
        </w:r>
      </w:del>
      <w:ins w:id="1465" w:author="Claude" w:date="2026-09-23T10:00:00Z">
        <w:r>
          <w:rPr>
            <w:rFonts w:ascii="Arial" w:cs="Arial" w:eastAsia="Arial" w:hAnsi="Arial"/>
            <w:sz w:val="28"/>
            <w:szCs w:val="28"/>
            <w:rtl w:val="1"/>
          </w:rPr>
          <w:t xml:space="preserve">الطالب.</w:t>
        </w:r>
      </w:ins>
    </w:p>
    <w:p w:rsidR="00000000" w:rsidDel="00000000" w:rsidP="00000000" w:rsidRDefault="00000000" w:rsidRPr="00000000" w14:paraId="00000035">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466" w:author="Claude" w:date="2026-09-23T10:00:00Z">
        <w:r>
          <w:rPr>
            <w:rFonts w:ascii="Arial" w:cs="Arial" w:eastAsia="Arial" w:hAnsi="Arial"/>
            <w:sz w:val="28"/>
            <w:szCs w:val="28"/>
            <w:rtl w:val="1"/>
          </w:rPr>
          <w:delText xml:space="preserve">إعداد</w:delText>
        </w:r>
      </w:del>
      <w:ins w:id="1467" w:author="Claude" w:date="2026-09-23T10:00:00Z">
        <w:r>
          <w:rPr>
            <w:rFonts w:ascii="Arial" w:cs="Arial" w:eastAsia="Arial" w:hAnsi="Arial"/>
            <w:sz w:val="28"/>
            <w:szCs w:val="28"/>
            <w:rtl w:val="1"/>
          </w:rPr>
          <w:t xml:space="preserve">أعدّ</w:t>
        </w:r>
      </w:ins>
      <w:r>
        <w:rPr>
          <w:rFonts w:ascii="Arial" w:cs="Arial" w:eastAsia="Arial" w:hAnsi="Arial"/>
          <w:sz w:val="28"/>
          <w:szCs w:val="28"/>
          <w:rtl w:val="1"/>
        </w:rPr>
        <w:t xml:space="preserve"> </w:t>
      </w:r>
      <w:del w:id="1468" w:author="Claude" w:date="2026-09-23T10:00:00Z">
        <w:r>
          <w:rPr>
            <w:rFonts w:ascii="Arial" w:cs="Arial" w:eastAsia="Arial" w:hAnsi="Arial"/>
            <w:sz w:val="28"/>
            <w:szCs w:val="28"/>
            <w:rtl w:val="1"/>
          </w:rPr>
          <w:delText xml:space="preserve">تقييمات</w:delText>
        </w:r>
      </w:del>
      <w:ins w:id="1469" w:author="Claude" w:date="2026-09-23T10:00:00Z">
        <w:r>
          <w:rPr>
            <w:rFonts w:ascii="Arial" w:cs="Arial" w:eastAsia="Arial" w:hAnsi="Arial"/>
            <w:sz w:val="28"/>
            <w:szCs w:val="28"/>
            <w:rtl w:val="1"/>
          </w:rPr>
          <w:t xml:space="preserve">اختباراتك</w:t>
        </w:r>
      </w:ins>
      <w:r>
        <w:rPr>
          <w:rFonts w:ascii="Arial" w:cs="Arial" w:eastAsia="Arial" w:hAnsi="Arial"/>
          <w:sz w:val="28"/>
          <w:szCs w:val="28"/>
          <w:rtl w:val="1"/>
        </w:rPr>
        <w:t xml:space="preserve"> </w:t>
      </w:r>
      <w:del w:id="1470" w:author="Claude" w:date="2026-09-23T10:00:00Z">
        <w:r>
          <w:rPr>
            <w:rFonts w:ascii="Arial" w:cs="Arial" w:eastAsia="Arial" w:hAnsi="Arial"/>
            <w:sz w:val="28"/>
            <w:szCs w:val="28"/>
            <w:rtl w:val="1"/>
          </w:rPr>
          <w:delText xml:space="preserve">تخضع</w:delText>
        </w:r>
      </w:del>
      <w:ins w:id="1471" w:author="Claude" w:date="2026-09-23T10:00:00Z">
        <w:r>
          <w:rPr>
            <w:rFonts w:ascii="Arial" w:cs="Arial" w:eastAsia="Arial" w:hAnsi="Arial"/>
            <w:sz w:val="28"/>
            <w:szCs w:val="28"/>
            <w:rtl w:val="1"/>
          </w:rPr>
          <w:t xml:space="preserve">تحت</w:t>
        </w:r>
      </w:ins>
      <w:r>
        <w:rPr>
          <w:rFonts w:ascii="Arial" w:cs="Arial" w:eastAsia="Arial" w:hAnsi="Arial"/>
          <w:sz w:val="28"/>
          <w:szCs w:val="28"/>
          <w:rtl w:val="1"/>
        </w:rPr>
        <w:t xml:space="preserve"> </w:t>
      </w:r>
      <w:del w:id="1472" w:author="Claude" w:date="2026-09-23T10:00:00Z">
        <w:r>
          <w:rPr>
            <w:rFonts w:ascii="Arial" w:cs="Arial" w:eastAsia="Arial" w:hAnsi="Arial"/>
            <w:sz w:val="28"/>
            <w:szCs w:val="28"/>
            <w:rtl w:val="1"/>
          </w:rPr>
          <w:delText xml:space="preserve">لإشراف</w:delText>
        </w:r>
      </w:del>
      <w:ins w:id="1473" w:author="Claude" w:date="2026-09-23T10:00:00Z">
        <w:r>
          <w:rPr>
            <w:rFonts w:ascii="Arial" w:cs="Arial" w:eastAsia="Arial" w:hAnsi="Arial"/>
            <w:sz w:val="28"/>
            <w:szCs w:val="28"/>
            <w:rtl w:val="1"/>
          </w:rPr>
          <w:t xml:space="preserve">إشراف</w:t>
        </w:r>
      </w:ins>
      <w:r>
        <w:rPr>
          <w:rFonts w:ascii="Arial" w:cs="Arial" w:eastAsia="Arial" w:hAnsi="Arial"/>
          <w:sz w:val="28"/>
          <w:szCs w:val="28"/>
          <w:rtl w:val="1"/>
        </w:rPr>
        <w:t xml:space="preserve"> أكاديمي واضح، </w:t>
      </w:r>
      <w:del w:id="1474" w:author="Claude" w:date="2026-09-23T10:00:00Z">
        <w:r>
          <w:rPr>
            <w:rFonts w:ascii="Arial" w:cs="Arial" w:eastAsia="Arial" w:hAnsi="Arial"/>
            <w:sz w:val="28"/>
            <w:szCs w:val="28"/>
            <w:rtl w:val="1"/>
          </w:rPr>
          <w:delText xml:space="preserve">سواء من خلال إنشاء الاختبارات </w:delText>
        </w:r>
      </w:del>
      <w:r>
        <w:rPr>
          <w:rFonts w:ascii="Arial" w:cs="Arial" w:eastAsia="Arial" w:hAnsi="Arial"/>
          <w:sz w:val="28"/>
          <w:szCs w:val="28"/>
          <w:rtl w:val="1"/>
        </w:rPr>
        <w:t xml:space="preserve">يدويًا أو</w:t>
      </w:r>
      <w:del w:id="1475" w:author="Claude" w:date="2026-09-23T10:00:00Z">
        <w:r>
          <w:rPr>
            <w:rFonts w:ascii="Arial" w:cs="Arial" w:eastAsia="Arial" w:hAnsi="Arial"/>
            <w:sz w:val="28"/>
            <w:szCs w:val="28"/>
            <w:rtl w:val="1"/>
          </w:rPr>
          <w:delText xml:space="preserve"> بنائها</w:delText>
        </w:r>
      </w:del>
      <w:r>
        <w:rPr>
          <w:rFonts w:ascii="Arial" w:cs="Arial" w:eastAsia="Arial" w:hAnsi="Arial"/>
          <w:sz w:val="28"/>
          <w:szCs w:val="28"/>
          <w:rtl w:val="1"/>
        </w:rPr>
        <w:t xml:space="preserve"> وفق معايير </w:t>
      </w:r>
      <w:del w:id="1476" w:author="Claude" w:date="2026-09-23T10:00:00Z">
        <w:r>
          <w:rPr>
            <w:rFonts w:ascii="Arial" w:cs="Arial" w:eastAsia="Arial" w:hAnsi="Arial"/>
            <w:sz w:val="28"/>
            <w:szCs w:val="28"/>
            <w:rtl w:val="1"/>
          </w:rPr>
          <w:delText xml:space="preserve">محددة</w:delText>
        </w:r>
      </w:del>
      <w:ins w:id="1477" w:author="Claude" w:date="2026-09-23T10:00:00Z">
        <w:r>
          <w:rPr>
            <w:rFonts w:ascii="Arial" w:cs="Arial" w:eastAsia="Arial" w:hAnsi="Arial"/>
            <w:sz w:val="28"/>
            <w:szCs w:val="28"/>
            <w:rtl w:val="1"/>
          </w:rPr>
          <w:t xml:space="preserve">تحددها</w:t>
        </w:r>
      </w:ins>
      <w:r>
        <w:rPr>
          <w:rFonts w:ascii="Arial" w:cs="Arial" w:eastAsia="Arial" w:hAnsi="Arial"/>
          <w:sz w:val="28"/>
          <w:szCs w:val="28"/>
          <w:rtl w:val="1"/>
        </w:rPr>
        <w:t xml:space="preserve"> </w:t>
      </w:r>
      <w:del w:id="1478" w:author="Claude" w:date="2026-09-23T10:00:00Z">
        <w:r>
          <w:rPr>
            <w:rFonts w:ascii="Arial" w:cs="Arial" w:eastAsia="Arial" w:hAnsi="Arial"/>
            <w:sz w:val="28"/>
            <w:szCs w:val="28"/>
            <w:rtl w:val="1"/>
          </w:rPr>
          <w:delText xml:space="preserve">مسبقًا</w:delText>
        </w:r>
      </w:del>
      <w:ins w:id="1479" w:author="Claude" w:date="2026-09-23T10:00:00Z">
        <w:r>
          <w:rPr>
            <w:rFonts w:ascii="Arial" w:cs="Arial" w:eastAsia="Arial" w:hAnsi="Arial"/>
            <w:sz w:val="28"/>
            <w:szCs w:val="28"/>
            <w:rtl w:val="1"/>
          </w:rPr>
          <w:t xml:space="preserve">مسبقًا،</w:t>
        </w:r>
      </w:ins>
      <w:r>
        <w:rPr>
          <w:rFonts w:ascii="Arial" w:cs="Arial" w:eastAsia="Arial" w:hAnsi="Arial"/>
          <w:sz w:val="28"/>
          <w:szCs w:val="28"/>
          <w:rtl w:val="1"/>
        </w:rPr>
        <w:t xml:space="preserve"> </w:t>
      </w:r>
      <w:del w:id="1480" w:author="Claude" w:date="2026-09-23T10:00:00Z">
        <w:r>
          <w:rPr>
            <w:rFonts w:ascii="Arial" w:cs="Arial" w:eastAsia="Arial" w:hAnsi="Arial"/>
            <w:sz w:val="28"/>
            <w:szCs w:val="28"/>
            <w:rtl w:val="1"/>
          </w:rPr>
          <w:delText xml:space="preserve">تعكس</w:delText>
        </w:r>
      </w:del>
      <w:ins w:id="1481" w:author="Claude" w:date="2026-09-23T10:00:00Z">
        <w:r>
          <w:rPr>
            <w:rFonts w:ascii="Arial" w:cs="Arial" w:eastAsia="Arial" w:hAnsi="Arial"/>
            <w:sz w:val="28"/>
            <w:szCs w:val="28"/>
            <w:rtl w:val="1"/>
          </w:rPr>
          <w:t xml:space="preserve">بحيث يعكس الاختبار</w:t>
        </w:r>
      </w:ins>
      <w:r>
        <w:rPr>
          <w:rFonts w:ascii="Arial" w:cs="Arial" w:eastAsia="Arial" w:hAnsi="Arial"/>
          <w:sz w:val="28"/>
          <w:szCs w:val="28"/>
          <w:rtl w:val="1"/>
        </w:rPr>
        <w:t xml:space="preserve"> محتوى المقرر ومخرجات </w:t>
      </w:r>
      <w:del w:id="1482" w:author="Claude" w:date="2026-09-23T10:00:00Z">
        <w:r>
          <w:rPr>
            <w:rFonts w:ascii="Arial" w:cs="Arial" w:eastAsia="Arial" w:hAnsi="Arial"/>
            <w:sz w:val="28"/>
            <w:szCs w:val="28"/>
            <w:rtl w:val="1"/>
          </w:rPr>
          <w:delText xml:space="preserve">التعلم.</w:delText>
        </w:r>
      </w:del>
      <w:ins w:id="1483" w:author="Claude" w:date="2026-09-23T10:00:00Z">
        <w:r>
          <w:rPr>
            <w:rFonts w:ascii="Arial" w:cs="Arial" w:eastAsia="Arial" w:hAnsi="Arial"/>
            <w:sz w:val="28"/>
            <w:szCs w:val="28"/>
            <w:rtl w:val="1"/>
          </w:rPr>
          <w:t xml:space="preserve">التعلم بدقة.</w:t>
        </w:r>
      </w:ins>
    </w:p>
    <w:p w:rsidR="00000000" w:rsidDel="00000000" w:rsidP="00000000" w:rsidRDefault="00000000" w:rsidRPr="00000000" w14:paraId="00000036">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484" w:author="Claude" w:date="2026-09-23T10:00:00Z">
        <w:r>
          <w:rPr>
            <w:rFonts w:ascii="Arial" w:cs="Arial" w:eastAsia="Arial" w:hAnsi="Arial"/>
            <w:sz w:val="28"/>
            <w:szCs w:val="28"/>
            <w:rtl w:val="1"/>
          </w:rPr>
          <w:delText xml:space="preserve">إنشاء</w:delText>
        </w:r>
      </w:del>
      <w:ins w:id="1485" w:author="Claude" w:date="2026-09-23T10:00:00Z">
        <w:r>
          <w:rPr>
            <w:rFonts w:ascii="Arial" w:cs="Arial" w:eastAsia="Arial" w:hAnsi="Arial"/>
            <w:sz w:val="28"/>
            <w:szCs w:val="28"/>
            <w:rtl w:val="1"/>
          </w:rPr>
          <w:t xml:space="preserve">أنشئ</w:t>
        </w:r>
      </w:ins>
      <w:r>
        <w:rPr>
          <w:rFonts w:ascii="Arial" w:cs="Arial" w:eastAsia="Arial" w:hAnsi="Arial"/>
          <w:sz w:val="28"/>
          <w:szCs w:val="28"/>
          <w:rtl w:val="1"/>
        </w:rPr>
        <w:t xml:space="preserve"> </w:t>
      </w:r>
      <w:del w:id="1486" w:author="Claude" w:date="2026-09-23T10:00:00Z">
        <w:r>
          <w:rPr>
            <w:rFonts w:ascii="Arial" w:cs="Arial" w:eastAsia="Arial" w:hAnsi="Arial"/>
            <w:sz w:val="28"/>
            <w:szCs w:val="28"/>
            <w:rtl w:val="1"/>
          </w:rPr>
          <w:delText xml:space="preserve">التقييمات</w:delText>
        </w:r>
      </w:del>
      <w:ins w:id="1487" w:author="Claude" w:date="2026-09-23T10:00:00Z">
        <w:r>
          <w:rPr>
            <w:rFonts w:ascii="Arial" w:cs="Arial" w:eastAsia="Arial" w:hAnsi="Arial"/>
            <w:sz w:val="28"/>
            <w:szCs w:val="28"/>
            <w:rtl w:val="1"/>
          </w:rPr>
          <w:t xml:space="preserve">تقييماتك</w:t>
        </w:r>
      </w:ins>
      <w:r>
        <w:rPr>
          <w:rFonts w:ascii="Arial" w:cs="Arial" w:eastAsia="Arial" w:hAnsi="Arial"/>
          <w:sz w:val="28"/>
          <w:szCs w:val="28"/>
          <w:rtl w:val="1"/>
        </w:rPr>
        <w:t xml:space="preserve"> </w:t>
      </w:r>
      <w:del w:id="1488" w:author="Claude" w:date="2026-09-23T10:00:00Z">
        <w:r>
          <w:rPr>
            <w:rFonts w:ascii="Arial" w:cs="Arial" w:eastAsia="Arial" w:hAnsi="Arial"/>
            <w:sz w:val="28"/>
            <w:szCs w:val="28"/>
            <w:rtl w:val="1"/>
          </w:rPr>
          <w:delText xml:space="preserve">خلال</w:delText>
        </w:r>
      </w:del>
      <w:ins w:id="1489"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ثوانٍ </w:t>
      </w:r>
      <w:del w:id="1490" w:author="Claude" w:date="2026-09-23T10:00:00Z">
        <w:r>
          <w:rPr>
            <w:rFonts w:ascii="Arial" w:cs="Arial" w:eastAsia="Arial" w:hAnsi="Arial"/>
            <w:sz w:val="28"/>
            <w:szCs w:val="28"/>
            <w:rtl w:val="1"/>
          </w:rPr>
          <w:delText xml:space="preserve">باستخدام</w:delText>
        </w:r>
      </w:del>
      <w:ins w:id="1491" w:author="Claude" w:date="2026-09-23T10:00:00Z">
        <w:r>
          <w:rPr>
            <w:rFonts w:ascii="Arial" w:cs="Arial" w:eastAsia="Arial" w:hAnsi="Arial"/>
            <w:sz w:val="28"/>
            <w:szCs w:val="28"/>
            <w:rtl w:val="1"/>
          </w:rPr>
          <w:t xml:space="preserve">بفضل</w:t>
        </w:r>
      </w:ins>
      <w:r>
        <w:rPr>
          <w:rFonts w:ascii="Arial" w:cs="Arial" w:eastAsia="Arial" w:hAnsi="Arial"/>
          <w:sz w:val="28"/>
          <w:szCs w:val="28"/>
          <w:rtl w:val="1"/>
        </w:rPr>
        <w:t xml:space="preserve"> توليد الأسئلة </w:t>
      </w:r>
      <w:del w:id="1492" w:author="Claude" w:date="2026-09-23T10:00:00Z">
        <w:r>
          <w:rPr>
            <w:rFonts w:ascii="Arial" w:cs="Arial" w:eastAsia="Arial" w:hAnsi="Arial"/>
            <w:sz w:val="28"/>
            <w:szCs w:val="28"/>
            <w:rtl w:val="1"/>
          </w:rPr>
          <w:delText xml:space="preserve">المدعوم </w:delText>
        </w:r>
      </w:del>
      <w:r>
        <w:rPr>
          <w:rFonts w:ascii="Arial" w:cs="Arial" w:eastAsia="Arial" w:hAnsi="Arial"/>
          <w:sz w:val="28"/>
          <w:szCs w:val="28"/>
          <w:rtl w:val="1"/>
        </w:rPr>
        <w:t xml:space="preserve">بالذكاء الاصطناعي، </w:t>
      </w:r>
      <w:del w:id="1493" w:author="Claude" w:date="2026-09-23T10:00:00Z">
        <w:r>
          <w:rPr>
            <w:rFonts w:ascii="Arial" w:cs="Arial" w:eastAsia="Arial" w:hAnsi="Arial"/>
            <w:sz w:val="28"/>
            <w:szCs w:val="28"/>
            <w:rtl w:val="1"/>
          </w:rPr>
          <w:delText xml:space="preserve">بما</w:delText>
        </w:r>
      </w:del>
      <w:ins w:id="1494" w:author="Claude" w:date="2026-09-23T10:00:00Z">
        <w:r>
          <w:rPr>
            <w:rFonts w:ascii="Arial" w:cs="Arial" w:eastAsia="Arial" w:hAnsi="Arial"/>
            <w:sz w:val="28"/>
            <w:szCs w:val="28"/>
            <w:rtl w:val="1"/>
          </w:rPr>
          <w:t xml:space="preserve">ووفّر</w:t>
        </w:r>
      </w:ins>
      <w:r>
        <w:rPr>
          <w:rFonts w:ascii="Arial" w:cs="Arial" w:eastAsia="Arial" w:hAnsi="Arial"/>
          <w:sz w:val="28"/>
          <w:szCs w:val="28"/>
          <w:rtl w:val="1"/>
        </w:rPr>
        <w:t xml:space="preserve"> </w:t>
      </w:r>
      <w:del w:id="1495" w:author="Claude" w:date="2026-09-23T10:00:00Z">
        <w:r>
          <w:rPr>
            <w:rFonts w:ascii="Arial" w:cs="Arial" w:eastAsia="Arial" w:hAnsi="Arial"/>
            <w:sz w:val="28"/>
            <w:szCs w:val="28"/>
            <w:rtl w:val="1"/>
          </w:rPr>
          <w:delText xml:space="preserve">يقلل وقت الإعداد ويخفف العبء عن</w:delText>
        </w:r>
      </w:del>
      <w:ins w:id="1496" w:author="Claude" w:date="2026-09-23T10:00:00Z">
        <w:r>
          <w:rPr>
            <w:rFonts w:ascii="Arial" w:cs="Arial" w:eastAsia="Arial" w:hAnsi="Arial"/>
            <w:sz w:val="28"/>
            <w:szCs w:val="28"/>
            <w:rtl w:val="1"/>
          </w:rPr>
          <w:t xml:space="preserve">على</w:t>
        </w:r>
      </w:ins>
      <w:r>
        <w:rPr>
          <w:rFonts w:ascii="Arial" w:cs="Arial" w:eastAsia="Arial" w:hAnsi="Arial"/>
          <w:sz w:val="28"/>
          <w:szCs w:val="28"/>
          <w:rtl w:val="1"/>
        </w:rPr>
        <w:t xml:space="preserve"> أعضاء هيئة </w:t>
      </w:r>
      <w:del w:id="1497" w:author="Claude" w:date="2026-09-23T10:00:00Z">
        <w:r>
          <w:rPr>
            <w:rFonts w:ascii="Arial" w:cs="Arial" w:eastAsia="Arial" w:hAnsi="Arial"/>
            <w:sz w:val="28"/>
            <w:szCs w:val="28"/>
            <w:rtl w:val="1"/>
          </w:rPr>
          <w:delText xml:space="preserve">التدريس.</w:delText>
        </w:r>
      </w:del>
      <w:ins w:id="1498" w:author="Claude" w:date="2026-09-23T10:00:00Z">
        <w:r>
          <w:rPr>
            <w:rFonts w:ascii="Arial" w:cs="Arial" w:eastAsia="Arial" w:hAnsi="Arial"/>
            <w:sz w:val="28"/>
            <w:szCs w:val="28"/>
            <w:rtl w:val="1"/>
          </w:rPr>
          <w:t xml:space="preserve">التدريس ساعات من الإعداد.</w:t>
        </w:r>
      </w:ins>
    </w:p>
    <w:p w:rsidR="00000000" w:rsidDel="00000000" w:rsidP="00000000" w:rsidRDefault="00000000" w:rsidRPr="00000000" w14:paraId="00000037">
      <w:pPr>
        <w:bidi w:val="1"/>
        <w:spacing w:after="100" w:line="269" w:lineRule="auto"/>
        <w:ind w:left="216" w:right="259" w:hanging="230"/>
        <w:rPr>
          <w:rFonts w:ascii="Arial" w:cs="Arial" w:eastAsia="Arial" w:hAnsi="Arial"/>
          <w:sz w:val="28"/>
          <w:szCs w:val="28"/>
        </w:rPr>
      </w:pPr>
      <w:r>
        <w:rPr>
          <w:rtl w:val="0"/>
        </w:rPr>
      </w:r>
      <w:del w:id="1499" w:author="Claude" w:date="2026-09-23T10:00:00Z">
        <w:r>
          <w:rPr>
            <w:rFonts w:ascii="Arial" w:cs="Arial" w:eastAsia="Arial" w:hAnsi="Arial"/>
            <w:sz w:val="28"/>
            <w:szCs w:val="28"/>
            <w:rtl w:val="1"/>
          </w:rPr>
          <w:delText xml:space="preserve">• تعزيز جودة الأسئلة من خلال المراجعة المدعومة بالذكاء الاصطناعي، لتحسين وضوح الصياغة، وتطوير خيارات الإجابة، واكتشاف الأخطاء في المحتوى، بما يساعد المؤسسات على الحفاظ على معاييرها الأكاديمية قبل وصول الأسئلة إلى الطلاب.</w:delText>
        </w:r>
      </w:del>
      <w:ins w:id="1500" w:author="Claude" w:date="2026-09-23T10:00:00Z">
        <w:r>
          <w:rPr>
            <w:rFonts w:ascii="Arial" w:cs="Arial" w:eastAsia="Arial" w:hAnsi="Arial"/>
            <w:sz w:val="28"/>
            <w:szCs w:val="28"/>
            <w:rtl w:val="1"/>
          </w:rPr>
          <w:t xml:space="preserve">• راجِع جودة أسئلتك بالذكاء الاصطناعي قبل أن تصل إلى الطلاب: صياغة أوضح، وخيارات إجابة أفضل، واكتشاف مبكر لأخطاء المحتوى، لتحافظ على معاييرك الأكاديمية.</w:t>
        </w:r>
      </w:ins>
    </w:p>
    <w:p w:rsidR="00000000" w:rsidDel="00000000" w:rsidP="00000000" w:rsidRDefault="00000000" w:rsidRPr="00000000" w14:paraId="00000038">
      <w:pPr>
        <w:bidi w:val="1"/>
        <w:spacing w:after="100" w:line="269" w:lineRule="auto"/>
        <w:ind w:left="216" w:right="259" w:hanging="230"/>
        <w:rPr>
          <w:rFonts w:ascii="Arial" w:cs="Arial" w:eastAsia="Arial" w:hAnsi="Arial"/>
          <w:sz w:val="28"/>
          <w:szCs w:val="28"/>
        </w:rPr>
      </w:pPr>
      <w:commentRangeStart w:id="9"/>
      <w:r>
        <w:rPr>
          <w:rtl w:val="0"/>
        </w:rPr>
      </w:r>
      <w:r>
        <w:rPr>
          <w:rFonts w:ascii="Arial" w:cs="Arial" w:eastAsia="Arial" w:hAnsi="Arial"/>
          <w:sz w:val="28"/>
          <w:szCs w:val="28"/>
          <w:rtl w:val="1"/>
        </w:rPr>
        <w:t xml:space="preserve">• </w:t>
      </w:r>
      <w:del w:id="1501" w:author="Claude" w:date="2026-09-23T10:00:00Z">
        <w:r>
          <w:rPr>
            <w:rFonts w:ascii="Arial" w:cs="Arial" w:eastAsia="Arial" w:hAnsi="Arial"/>
            <w:sz w:val="28"/>
            <w:szCs w:val="28"/>
            <w:rtl w:val="1"/>
          </w:rPr>
          <w:delText xml:space="preserve">تسريع</w:delText>
        </w:r>
      </w:del>
      <w:ins w:id="1502" w:author="Claude" w:date="2026-09-23T10:00:00Z">
        <w:r>
          <w:rPr>
            <w:rFonts w:ascii="Arial" w:cs="Arial" w:eastAsia="Arial" w:hAnsi="Arial"/>
            <w:sz w:val="28"/>
            <w:szCs w:val="28"/>
            <w:rtl w:val="1"/>
          </w:rPr>
          <w:t xml:space="preserve">صحّح</w:t>
        </w:r>
      </w:ins>
      <w:r>
        <w:rPr>
          <w:rFonts w:ascii="Arial" w:cs="Arial" w:eastAsia="Arial" w:hAnsi="Arial"/>
          <w:sz w:val="28"/>
          <w:szCs w:val="28"/>
          <w:rtl w:val="1"/>
        </w:rPr>
        <w:t xml:space="preserve"> </w:t>
      </w:r>
      <w:del w:id="1503" w:author="Claude" w:date="2026-09-23T10:00:00Z">
        <w:r>
          <w:rPr>
            <w:rFonts w:ascii="Arial" w:cs="Arial" w:eastAsia="Arial" w:hAnsi="Arial"/>
            <w:sz w:val="28"/>
            <w:szCs w:val="28"/>
            <w:rtl w:val="1"/>
          </w:rPr>
          <w:delText xml:space="preserve">عملية</w:delText>
        </w:r>
      </w:del>
      <w:ins w:id="1504" w:author="Claude" w:date="2026-09-23T10:00:00Z">
        <w:r>
          <w:rPr>
            <w:rFonts w:ascii="Arial" w:cs="Arial" w:eastAsia="Arial" w:hAnsi="Arial"/>
            <w:sz w:val="28"/>
            <w:szCs w:val="28"/>
            <w:rtl w:val="1"/>
          </w:rPr>
          <w:t xml:space="preserve">أسرع</w:t>
        </w:r>
      </w:ins>
      <w:r>
        <w:rPr>
          <w:rFonts w:ascii="Arial" w:cs="Arial" w:eastAsia="Arial" w:hAnsi="Arial"/>
          <w:sz w:val="28"/>
          <w:szCs w:val="28"/>
          <w:rtl w:val="1"/>
        </w:rPr>
        <w:t xml:space="preserve"> </w:t>
      </w:r>
      <w:del w:id="1505" w:author="Claude" w:date="2026-09-23T10:00:00Z">
        <w:r>
          <w:rPr>
            <w:rFonts w:ascii="Arial" w:cs="Arial" w:eastAsia="Arial" w:hAnsi="Arial"/>
            <w:sz w:val="28"/>
            <w:szCs w:val="28"/>
            <w:rtl w:val="1"/>
          </w:rPr>
          <w:delText xml:space="preserve">التصحيح</w:delText>
        </w:r>
      </w:del>
      <w:ins w:id="1506" w:author="Claude" w:date="2026-09-23T10:00:00Z">
        <w:r>
          <w:rPr>
            <w:rFonts w:ascii="Arial" w:cs="Arial" w:eastAsia="Arial" w:hAnsi="Arial"/>
            <w:sz w:val="28"/>
            <w:szCs w:val="28"/>
            <w:rtl w:val="1"/>
          </w:rPr>
          <w:t xml:space="preserve">وبتقدير</w:t>
        </w:r>
      </w:ins>
      <w:r>
        <w:rPr>
          <w:rFonts w:ascii="Arial" w:cs="Arial" w:eastAsia="Arial" w:hAnsi="Arial"/>
          <w:sz w:val="28"/>
          <w:szCs w:val="28"/>
          <w:rtl w:val="1"/>
        </w:rPr>
        <w:t xml:space="preserve"> </w:t>
      </w:r>
      <w:del w:id="1507" w:author="Claude" w:date="2026-09-23T10:00:00Z">
        <w:r>
          <w:rPr>
            <w:rFonts w:ascii="Arial" w:cs="Arial" w:eastAsia="Arial" w:hAnsi="Arial"/>
            <w:sz w:val="28"/>
            <w:szCs w:val="28"/>
            <w:rtl w:val="1"/>
          </w:rPr>
          <w:delText xml:space="preserve">وتحقيق</w:delText>
        </w:r>
      </w:del>
      <w:ins w:id="1508" w:author="Claude" w:date="2026-09-23T10:00:00Z">
        <w:r>
          <w:rPr>
            <w:rFonts w:ascii="Arial" w:cs="Arial" w:eastAsia="Arial" w:hAnsi="Arial"/>
            <w:sz w:val="28"/>
            <w:szCs w:val="28"/>
            <w:rtl w:val="1"/>
          </w:rPr>
          <w:t xml:space="preserve">أكثر</w:t>
        </w:r>
      </w:ins>
      <w:r>
        <w:rPr>
          <w:rFonts w:ascii="Arial" w:cs="Arial" w:eastAsia="Arial" w:hAnsi="Arial"/>
          <w:sz w:val="28"/>
          <w:szCs w:val="28"/>
          <w:rtl w:val="1"/>
        </w:rPr>
        <w:t xml:space="preserve"> </w:t>
      </w:r>
      <w:del w:id="1509" w:author="Claude" w:date="2026-09-23T10:00:00Z">
        <w:r>
          <w:rPr>
            <w:rFonts w:ascii="Arial" w:cs="Arial" w:eastAsia="Arial" w:hAnsi="Arial"/>
            <w:sz w:val="28"/>
            <w:szCs w:val="28"/>
            <w:rtl w:val="1"/>
          </w:rPr>
          <w:delText xml:space="preserve">مزيد من الاتساق فيها، حيث</w:delText>
        </w:r>
      </w:del>
      <w:ins w:id="1510" w:author="Claude" w:date="2026-09-23T10:00:00Z">
        <w:r>
          <w:rPr>
            <w:rFonts w:ascii="Arial" w:cs="Arial" w:eastAsia="Arial" w:hAnsi="Arial"/>
            <w:sz w:val="28"/>
            <w:szCs w:val="28"/>
            <w:rtl w:val="1"/>
          </w:rPr>
          <w:t xml:space="preserve">اتساقًا:</w:t>
        </w:r>
      </w:ins>
      <w:r>
        <w:rPr>
          <w:rFonts w:ascii="Arial" w:cs="Arial" w:eastAsia="Arial" w:hAnsi="Arial"/>
          <w:sz w:val="28"/>
          <w:szCs w:val="28"/>
          <w:rtl w:val="1"/>
        </w:rPr>
        <w:t xml:space="preserve"> يقترح الذكاء الاصطناعي </w:t>
      </w:r>
      <w:del w:id="1511" w:author="Claude" w:date="2026-09-23T10:00:00Z">
        <w:r>
          <w:rPr>
            <w:rFonts w:ascii="Arial" w:cs="Arial" w:eastAsia="Arial" w:hAnsi="Arial"/>
            <w:sz w:val="28"/>
            <w:szCs w:val="28"/>
            <w:rtl w:val="1"/>
          </w:rPr>
          <w:delText xml:space="preserve">درجات</w:delText>
        </w:r>
      </w:del>
      <w:ins w:id="1512" w:author="Claude" w:date="2026-09-23T10:00:00Z">
        <w:r>
          <w:rPr>
            <w:rFonts w:ascii="Arial" w:cs="Arial" w:eastAsia="Arial" w:hAnsi="Arial"/>
            <w:sz w:val="28"/>
            <w:szCs w:val="28"/>
            <w:rtl w:val="1"/>
          </w:rPr>
          <w:t xml:space="preserve">الدرجات</w:t>
        </w:r>
      </w:ins>
      <w:r>
        <w:rPr>
          <w:rFonts w:ascii="Arial" w:cs="Arial" w:eastAsia="Arial" w:hAnsi="Arial"/>
          <w:sz w:val="28"/>
          <w:szCs w:val="28"/>
          <w:rtl w:val="1"/>
        </w:rPr>
        <w:t xml:space="preserve"> </w:t>
      </w:r>
      <w:del w:id="1513" w:author="Claude" w:date="2026-09-23T10:00:00Z">
        <w:r>
          <w:rPr>
            <w:rFonts w:ascii="Arial" w:cs="Arial" w:eastAsia="Arial" w:hAnsi="Arial"/>
            <w:sz w:val="28"/>
            <w:szCs w:val="28"/>
            <w:rtl w:val="1"/>
          </w:rPr>
          <w:delText xml:space="preserve">وتغذية</w:delText>
        </w:r>
      </w:del>
      <w:ins w:id="1514" w:author="Claude" w:date="2026-09-23T10:00:00Z">
        <w:r>
          <w:rPr>
            <w:rFonts w:ascii="Arial" w:cs="Arial" w:eastAsia="Arial" w:hAnsi="Arial"/>
            <w:sz w:val="28"/>
            <w:szCs w:val="28"/>
            <w:rtl w:val="1"/>
          </w:rPr>
          <w:t xml:space="preserve">والتغذية</w:t>
        </w:r>
      </w:ins>
      <w:r>
        <w:rPr>
          <w:rFonts w:ascii="Arial" w:cs="Arial" w:eastAsia="Arial" w:hAnsi="Arial"/>
          <w:sz w:val="28"/>
          <w:szCs w:val="28"/>
          <w:rtl w:val="1"/>
        </w:rPr>
        <w:t xml:space="preserve"> </w:t>
      </w:r>
      <w:del w:id="1515" w:author="Claude" w:date="2026-09-23T10:00:00Z">
        <w:r>
          <w:rPr>
            <w:rFonts w:ascii="Arial" w:cs="Arial" w:eastAsia="Arial" w:hAnsi="Arial"/>
            <w:sz w:val="28"/>
            <w:szCs w:val="28"/>
            <w:rtl w:val="1"/>
          </w:rPr>
          <w:delText xml:space="preserve">راجعة مفيدة</w:delText>
        </w:r>
      </w:del>
      <w:ins w:id="1516" w:author="Claude" w:date="2026-09-23T10:00:00Z">
        <w:r>
          <w:rPr>
            <w:rFonts w:ascii="Arial" w:cs="Arial" w:eastAsia="Arial" w:hAnsi="Arial"/>
            <w:sz w:val="28"/>
            <w:szCs w:val="28"/>
            <w:rtl w:val="1"/>
          </w:rPr>
          <w:t xml:space="preserve">الراجعة</w:t>
        </w:r>
      </w:ins>
      <w:r>
        <w:rPr>
          <w:rFonts w:ascii="Arial" w:cs="Arial" w:eastAsia="Arial" w:hAnsi="Arial"/>
          <w:sz w:val="28"/>
          <w:szCs w:val="28"/>
          <w:rtl w:val="1"/>
        </w:rPr>
        <w:t xml:space="preserve"> للإجابات </w:t>
      </w:r>
      <w:del w:id="1517" w:author="Claude" w:date="2026-09-23T10:00:00Z">
        <w:r>
          <w:rPr>
            <w:rFonts w:ascii="Arial" w:cs="Arial" w:eastAsia="Arial" w:hAnsi="Arial"/>
            <w:sz w:val="28"/>
            <w:szCs w:val="28"/>
            <w:rtl w:val="1"/>
          </w:rPr>
          <w:delText xml:space="preserve">الكتابية،</w:delText>
        </w:r>
      </w:del>
      <w:ins w:id="1518" w:author="Claude" w:date="2026-09-23T10:00:00Z">
        <w:r>
          <w:rPr>
            <w:rFonts w:ascii="Arial" w:cs="Arial" w:eastAsia="Arial" w:hAnsi="Arial"/>
            <w:sz w:val="28"/>
            <w:szCs w:val="28"/>
            <w:rtl w:val="1"/>
          </w:rPr>
          <w:t xml:space="preserve">المقالية،</w:t>
        </w:r>
      </w:ins>
      <w:r>
        <w:rPr>
          <w:rFonts w:ascii="Arial" w:cs="Arial" w:eastAsia="Arial" w:hAnsi="Arial"/>
          <w:sz w:val="28"/>
          <w:szCs w:val="28"/>
          <w:rtl w:val="1"/>
        </w:rPr>
        <w:t xml:space="preserve"> </w:t>
      </w:r>
      <w:del w:id="1519" w:author="Claude" w:date="2026-09-23T10:00:00Z">
        <w:r>
          <w:rPr>
            <w:rFonts w:ascii="Arial" w:cs="Arial" w:eastAsia="Arial" w:hAnsi="Arial"/>
            <w:sz w:val="28"/>
            <w:szCs w:val="28"/>
            <w:rtl w:val="1"/>
          </w:rPr>
          <w:delText xml:space="preserve">مما يقلل جهد التصحيح مع بقاء</w:delText>
        </w:r>
      </w:del>
      <w:ins w:id="1520" w:author="Claude" w:date="2026-09-23T10:00:00Z">
        <w:r>
          <w:rPr>
            <w:rFonts w:ascii="Arial" w:cs="Arial" w:eastAsia="Arial" w:hAnsi="Arial"/>
            <w:sz w:val="28"/>
            <w:szCs w:val="28"/>
            <w:rtl w:val="1"/>
          </w:rPr>
          <w:t xml:space="preserve">ويبقى</w:t>
        </w:r>
      </w:ins>
      <w:r>
        <w:rPr>
          <w:rFonts w:ascii="Arial" w:cs="Arial" w:eastAsia="Arial" w:hAnsi="Arial"/>
          <w:sz w:val="28"/>
          <w:szCs w:val="28"/>
          <w:rtl w:val="1"/>
        </w:rPr>
        <w:t xml:space="preserve"> القرار النهائي </w:t>
      </w:r>
      <w:del w:id="1521" w:author="Claude" w:date="2026-09-23T10:00:00Z">
        <w:r>
          <w:rPr>
            <w:rFonts w:ascii="Arial" w:cs="Arial" w:eastAsia="Arial" w:hAnsi="Arial"/>
            <w:sz w:val="28"/>
            <w:szCs w:val="28"/>
            <w:rtl w:val="1"/>
          </w:rPr>
          <w:delText xml:space="preserve">بشأن</w:delText>
        </w:r>
      </w:del>
      <w:ins w:id="1522" w:author="Claude" w:date="2026-09-23T10:00:00Z">
        <w:r>
          <w:rPr>
            <w:rFonts w:ascii="Arial" w:cs="Arial" w:eastAsia="Arial" w:hAnsi="Arial"/>
            <w:sz w:val="28"/>
            <w:szCs w:val="28"/>
            <w:rtl w:val="1"/>
          </w:rPr>
          <w:t xml:space="preserve">دائمًا</w:t>
        </w:r>
      </w:ins>
      <w:r>
        <w:rPr>
          <w:rFonts w:ascii="Arial" w:cs="Arial" w:eastAsia="Arial" w:hAnsi="Arial"/>
          <w:sz w:val="28"/>
          <w:szCs w:val="28"/>
          <w:rtl w:val="1"/>
        </w:rPr>
        <w:t xml:space="preserve"> </w:t>
      </w:r>
      <w:del w:id="1523" w:author="Claude" w:date="2026-09-23T10:00:00Z">
        <w:r>
          <w:rPr>
            <w:rFonts w:ascii="Arial" w:cs="Arial" w:eastAsia="Arial" w:hAnsi="Arial"/>
            <w:sz w:val="28"/>
            <w:szCs w:val="28"/>
            <w:rtl w:val="1"/>
          </w:rPr>
          <w:delText xml:space="preserve">الدرجات بالكامل في يد عضو</w:delText>
        </w:r>
      </w:del>
      <w:ins w:id="1524" w:author="Claude" w:date="2026-09-23T10:00:00Z">
        <w:r>
          <w:rPr>
            <w:rFonts w:ascii="Arial" w:cs="Arial" w:eastAsia="Arial" w:hAnsi="Arial"/>
            <w:sz w:val="28"/>
            <w:szCs w:val="28"/>
            <w:rtl w:val="1"/>
          </w:rPr>
          <w:t xml:space="preserve">لعضو</w:t>
        </w:r>
      </w:ins>
      <w:r>
        <w:rPr>
          <w:rFonts w:ascii="Arial" w:cs="Arial" w:eastAsia="Arial" w:hAnsi="Arial"/>
          <w:sz w:val="28"/>
          <w:szCs w:val="28"/>
          <w:rtl w:val="1"/>
        </w:rPr>
        <w:t xml:space="preserve"> هيئة التدريس.</w:t>
      </w:r>
      <w:commentRangeEnd w:id="9"/>
      <w:r>
        <w:rPr>
          <w:rStyle w:val="CommentReference"/>
        </w:rPr>
        <w:commentReference w:id="9"/>
      </w:r>
    </w:p>
    <w:p w:rsidR="00000000" w:rsidDel="00000000" w:rsidP="00000000" w:rsidRDefault="00000000" w:rsidRPr="00000000" w14:paraId="00000039">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525" w:author="Claude" w:date="2026-09-23T10:00:00Z">
        <w:r>
          <w:rPr>
            <w:rFonts w:ascii="Arial" w:cs="Arial" w:eastAsia="Arial" w:hAnsi="Arial"/>
            <w:sz w:val="28"/>
            <w:szCs w:val="28"/>
            <w:rtl w:val="1"/>
          </w:rPr>
          <w:delText xml:space="preserve">تنفيذ</w:delText>
        </w:r>
      </w:del>
      <w:ins w:id="1526" w:author="Claude" w:date="2026-09-23T10:00:00Z">
        <w:r>
          <w:rPr>
            <w:rFonts w:ascii="Arial" w:cs="Arial" w:eastAsia="Arial" w:hAnsi="Arial"/>
            <w:sz w:val="28"/>
            <w:szCs w:val="28"/>
            <w:rtl w:val="1"/>
          </w:rPr>
          <w:t xml:space="preserve">نفّذ</w:t>
        </w:r>
      </w:ins>
      <w:r>
        <w:rPr>
          <w:rFonts w:ascii="Arial" w:cs="Arial" w:eastAsia="Arial" w:hAnsi="Arial"/>
          <w:sz w:val="28"/>
          <w:szCs w:val="28"/>
          <w:rtl w:val="1"/>
        </w:rPr>
        <w:t xml:space="preserve"> </w:t>
      </w:r>
      <w:del w:id="1527" w:author="Claude" w:date="2026-09-23T10:00:00Z">
        <w:r>
          <w:rPr>
            <w:rFonts w:ascii="Arial" w:cs="Arial" w:eastAsia="Arial" w:hAnsi="Arial"/>
            <w:sz w:val="28"/>
            <w:szCs w:val="28"/>
            <w:rtl w:val="1"/>
          </w:rPr>
          <w:delText xml:space="preserve">الاختبارات</w:delText>
        </w:r>
      </w:del>
      <w:ins w:id="1528" w:author="Claude" w:date="2026-09-23T10:00:00Z">
        <w:r>
          <w:rPr>
            <w:rFonts w:ascii="Arial" w:cs="Arial" w:eastAsia="Arial" w:hAnsi="Arial"/>
            <w:sz w:val="28"/>
            <w:szCs w:val="28"/>
            <w:rtl w:val="1"/>
          </w:rPr>
          <w:t xml:space="preserve">اختباراتك كما يناسبك:</w:t>
        </w:r>
      </w:ins>
      <w:r>
        <w:rPr>
          <w:rFonts w:ascii="Arial" w:cs="Arial" w:eastAsia="Arial" w:hAnsi="Arial"/>
          <w:sz w:val="28"/>
          <w:szCs w:val="28"/>
          <w:rtl w:val="1"/>
        </w:rPr>
        <w:t xml:space="preserve"> عبر الإنترنت، </w:t>
      </w:r>
      <w:del w:id="1529" w:author="Claude" w:date="2026-09-23T10:00:00Z">
        <w:r>
          <w:rPr>
            <w:rFonts w:ascii="Arial" w:cs="Arial" w:eastAsia="Arial" w:hAnsi="Arial"/>
            <w:sz w:val="28"/>
            <w:szCs w:val="28"/>
            <w:rtl w:val="1"/>
          </w:rPr>
          <w:delText xml:space="preserve">و</w:delText>
        </w:r>
      </w:del>
      <w:ins w:id="1530" w:author="Claude" w:date="2026-09-23T10:00:00Z">
        <w:r>
          <w:rPr>
            <w:rFonts w:ascii="Arial" w:cs="Arial" w:eastAsia="Arial" w:hAnsi="Arial"/>
            <w:sz w:val="28"/>
            <w:szCs w:val="28"/>
            <w:rtl w:val="1"/>
          </w:rPr>
          <w:t xml:space="preserve">أو</w:t>
        </w:r>
      </w:ins>
      <w:r>
        <w:rPr>
          <w:rFonts w:ascii="Arial" w:cs="Arial" w:eastAsia="Arial" w:hAnsi="Arial"/>
          <w:sz w:val="28"/>
          <w:szCs w:val="28"/>
          <w:rtl w:val="1"/>
        </w:rPr>
        <w:t xml:space="preserve"> دون </w:t>
      </w:r>
      <w:del w:id="1531" w:author="Claude" w:date="2026-09-23T10:00:00Z">
        <w:r>
          <w:rPr>
            <w:rFonts w:ascii="Arial" w:cs="Arial" w:eastAsia="Arial" w:hAnsi="Arial"/>
            <w:sz w:val="28"/>
            <w:szCs w:val="28"/>
            <w:rtl w:val="1"/>
          </w:rPr>
          <w:delText xml:space="preserve">اتصال</w:delText>
        </w:r>
      </w:del>
      <w:ins w:id="1532" w:author="Claude" w:date="2026-09-23T10:00:00Z">
        <w:r>
          <w:rPr>
            <w:rFonts w:ascii="Arial" w:cs="Arial" w:eastAsia="Arial" w:hAnsi="Arial"/>
            <w:sz w:val="28"/>
            <w:szCs w:val="28"/>
            <w:rtl w:val="1"/>
          </w:rPr>
          <w:t xml:space="preserve">اتصال،</w:t>
        </w:r>
      </w:ins>
      <w:r>
        <w:rPr>
          <w:rFonts w:ascii="Arial" w:cs="Arial" w:eastAsia="Arial" w:hAnsi="Arial"/>
          <w:sz w:val="28"/>
          <w:szCs w:val="28"/>
          <w:rtl w:val="1"/>
        </w:rPr>
        <w:t xml:space="preserve"> </w:t>
      </w:r>
      <w:del w:id="1533" w:author="Claude" w:date="2026-09-23T10:00:00Z">
        <w:r>
          <w:rPr>
            <w:rFonts w:ascii="Arial" w:cs="Arial" w:eastAsia="Arial" w:hAnsi="Arial"/>
            <w:sz w:val="28"/>
            <w:szCs w:val="28"/>
            <w:rtl w:val="1"/>
          </w:rPr>
          <w:delText xml:space="preserve">بالإنترنت،</w:delText>
        </w:r>
      </w:del>
      <w:ins w:id="1534" w:author="Claude" w:date="2026-09-23T10:00:00Z">
        <w:r>
          <w:rPr>
            <w:rFonts w:ascii="Arial" w:cs="Arial" w:eastAsia="Arial" w:hAnsi="Arial"/>
            <w:sz w:val="28"/>
            <w:szCs w:val="28"/>
            <w:rtl w:val="1"/>
          </w:rPr>
          <w:t xml:space="preserve">أو</w:t>
        </w:r>
      </w:ins>
      <w:r>
        <w:rPr>
          <w:rFonts w:ascii="Arial" w:cs="Arial" w:eastAsia="Arial" w:hAnsi="Arial"/>
          <w:sz w:val="28"/>
          <w:szCs w:val="28"/>
          <w:rtl w:val="1"/>
        </w:rPr>
        <w:t xml:space="preserve"> </w:t>
      </w:r>
      <w:del w:id="1535" w:author="Claude" w:date="2026-09-23T10:00:00Z">
        <w:r>
          <w:rPr>
            <w:rFonts w:ascii="Arial" w:cs="Arial" w:eastAsia="Arial" w:hAnsi="Arial"/>
            <w:sz w:val="28"/>
            <w:szCs w:val="28"/>
            <w:rtl w:val="1"/>
          </w:rPr>
          <w:delText xml:space="preserve">وورقيًا،</w:delText>
        </w:r>
      </w:del>
      <w:ins w:id="1536" w:author="Claude" w:date="2026-09-23T10:00:00Z">
        <w:r>
          <w:rPr>
            <w:rFonts w:ascii="Arial" w:cs="Arial" w:eastAsia="Arial" w:hAnsi="Arial"/>
            <w:sz w:val="28"/>
            <w:szCs w:val="28"/>
            <w:rtl w:val="1"/>
          </w:rPr>
          <w:t xml:space="preserve">ورقيًا</w:t>
        </w:r>
      </w:ins>
      <w:r>
        <w:rPr>
          <w:rFonts w:ascii="Arial" w:cs="Arial" w:eastAsia="Arial" w:hAnsi="Arial"/>
          <w:sz w:val="28"/>
          <w:szCs w:val="28"/>
          <w:rtl w:val="1"/>
        </w:rPr>
        <w:t xml:space="preserve"> </w:t>
      </w:r>
      <w:del w:id="1537" w:author="Claude" w:date="2026-09-23T10:00:00Z">
        <w:r>
          <w:rPr>
            <w:rFonts w:ascii="Arial" w:cs="Arial" w:eastAsia="Arial" w:hAnsi="Arial"/>
            <w:sz w:val="28"/>
            <w:szCs w:val="28"/>
            <w:rtl w:val="1"/>
          </w:rPr>
          <w:delText xml:space="preserve">بما في ذلك</w:delText>
        </w:r>
      </w:del>
      <w:ins w:id="1538" w:author="Claude" w:date="2026-09-23T10:00:00Z">
        <w:r>
          <w:rPr>
            <w:rFonts w:ascii="Arial" w:cs="Arial" w:eastAsia="Arial" w:hAnsi="Arial"/>
            <w:sz w:val="28"/>
            <w:szCs w:val="28"/>
            <w:rtl w:val="1"/>
          </w:rPr>
          <w:t xml:space="preserve">باستخدام</w:t>
        </w:r>
      </w:ins>
      <w:r>
        <w:rPr>
          <w:rFonts w:ascii="Arial" w:cs="Arial" w:eastAsia="Arial" w:hAnsi="Arial"/>
          <w:sz w:val="28"/>
          <w:szCs w:val="28"/>
          <w:rtl w:val="1"/>
        </w:rPr>
        <w:t xml:space="preserve"> نماذج </w:t>
      </w:r>
      <w:del w:id="1539" w:author="Claude" w:date="2026-09-23T10:00:00Z">
        <w:r>
          <w:rPr>
            <w:rFonts w:ascii="Arial" w:cs="Arial" w:eastAsia="Arial" w:hAnsi="Arial"/>
            <w:sz w:val="28"/>
            <w:szCs w:val="28"/>
            <w:rtl w:val="1"/>
          </w:rPr>
          <w:delText xml:space="preserve">الاجابة</w:delText>
        </w:r>
      </w:del>
      <w:ins w:id="1540" w:author="Claude" w:date="2026-09-23T10:00:00Z">
        <w:r>
          <w:rPr>
            <w:rFonts w:ascii="Arial" w:cs="Arial" w:eastAsia="Arial" w:hAnsi="Arial"/>
            <w:sz w:val="28"/>
            <w:szCs w:val="28"/>
            <w:rtl w:val="1"/>
          </w:rPr>
          <w:t xml:space="preserve">إجابة</w:t>
        </w:r>
      </w:ins>
      <w:r>
        <w:rPr>
          <w:rFonts w:ascii="Arial" w:cs="Arial" w:eastAsia="Arial" w:hAnsi="Arial"/>
          <w:sz w:val="28"/>
          <w:szCs w:val="28"/>
          <w:rtl w:val="1"/>
        </w:rPr>
        <w:t xml:space="preserve"> </w:t>
      </w:r>
      <w:del w:id="1541" w:author="Claude" w:date="2026-09-23T10:00:00Z">
        <w:r>
          <w:rPr>
            <w:rFonts w:ascii="Arial" w:cs="Arial" w:eastAsia="Arial" w:hAnsi="Arial"/>
            <w:sz w:val="28"/>
            <w:szCs w:val="28"/>
            <w:rtl w:val="1"/>
          </w:rPr>
          <w:delText xml:space="preserve">القابلة</w:delText>
        </w:r>
      </w:del>
      <w:ins w:id="1542" w:author="Claude" w:date="2026-09-23T10:00:00Z">
        <w:r>
          <w:rPr>
            <w:rFonts w:ascii="Arial" w:cs="Arial" w:eastAsia="Arial" w:hAnsi="Arial"/>
            <w:sz w:val="28"/>
            <w:szCs w:val="28"/>
            <w:rtl w:val="1"/>
          </w:rPr>
          <w:t xml:space="preserve">قابلة</w:t>
        </w:r>
      </w:ins>
      <w:r>
        <w:rPr>
          <w:rFonts w:ascii="Arial" w:cs="Arial" w:eastAsia="Arial" w:hAnsi="Arial"/>
          <w:sz w:val="28"/>
          <w:szCs w:val="28"/>
          <w:rtl w:val="1"/>
        </w:rPr>
        <w:t xml:space="preserve"> للمسح الضوئي. </w:t>
      </w:r>
      <w:del w:id="1543" w:author="Claude" w:date="2026-09-23T10:00:00Z">
        <w:r>
          <w:rPr>
            <w:rFonts w:ascii="Arial" w:cs="Arial" w:eastAsia="Arial" w:hAnsi="Arial"/>
            <w:sz w:val="28"/>
            <w:szCs w:val="28"/>
            <w:rtl w:val="1"/>
          </w:rPr>
          <w:delText xml:space="preserve">كما يمكن الحفاظ على استمرارية الاختبارات عند</w:delText>
        </w:r>
      </w:del>
      <w:ins w:id="1544" w:author="Claude" w:date="2026-09-23T10:00:00Z">
        <w:r>
          <w:rPr>
            <w:rFonts w:ascii="Arial" w:cs="Arial" w:eastAsia="Arial" w:hAnsi="Arial"/>
            <w:sz w:val="28"/>
            <w:szCs w:val="28"/>
            <w:rtl w:val="1"/>
          </w:rPr>
          <w:t xml:space="preserve">وإذا</w:t>
        </w:r>
      </w:ins>
      <w:r>
        <w:rPr>
          <w:rFonts w:ascii="Arial" w:cs="Arial" w:eastAsia="Arial" w:hAnsi="Arial"/>
          <w:sz w:val="28"/>
          <w:szCs w:val="28"/>
          <w:rtl w:val="1"/>
        </w:rPr>
        <w:t xml:space="preserve"> ضعف الاتصال </w:t>
      </w:r>
      <w:del w:id="1545" w:author="Claude" w:date="2026-09-23T10:00:00Z">
        <w:r>
          <w:rPr>
            <w:rFonts w:ascii="Arial" w:cs="Arial" w:eastAsia="Arial" w:hAnsi="Arial"/>
            <w:sz w:val="28"/>
            <w:szCs w:val="28"/>
            <w:rtl w:val="1"/>
          </w:rPr>
          <w:delText xml:space="preserve">ومزامنة</w:delText>
        </w:r>
      </w:del>
      <w:ins w:id="1546" w:author="Claude" w:date="2026-09-23T10:00:00Z">
        <w:r>
          <w:rPr>
            <w:rFonts w:ascii="Arial" w:cs="Arial" w:eastAsia="Arial" w:hAnsi="Arial"/>
            <w:sz w:val="28"/>
            <w:szCs w:val="28"/>
            <w:rtl w:val="1"/>
          </w:rPr>
          <w:t xml:space="preserve">أثناء</w:t>
        </w:r>
      </w:ins>
      <w:r>
        <w:rPr>
          <w:rFonts w:ascii="Arial" w:cs="Arial" w:eastAsia="Arial" w:hAnsi="Arial"/>
          <w:sz w:val="28"/>
          <w:szCs w:val="28"/>
          <w:rtl w:val="1"/>
        </w:rPr>
        <w:t xml:space="preserve"> </w:t>
      </w:r>
      <w:del w:id="1547" w:author="Claude" w:date="2026-09-23T10:00:00Z">
        <w:r>
          <w:rPr>
            <w:rFonts w:ascii="Arial" w:cs="Arial" w:eastAsia="Arial" w:hAnsi="Arial"/>
            <w:sz w:val="28"/>
            <w:szCs w:val="28"/>
            <w:rtl w:val="1"/>
          </w:rPr>
          <w:delText xml:space="preserve">الأعمال</w:delText>
        </w:r>
      </w:del>
      <w:ins w:id="1548" w:author="Claude" w:date="2026-09-23T10:00:00Z">
        <w:r>
          <w:rPr>
            <w:rFonts w:ascii="Arial" w:cs="Arial" w:eastAsia="Arial" w:hAnsi="Arial"/>
            <w:sz w:val="28"/>
            <w:szCs w:val="28"/>
            <w:rtl w:val="1"/>
          </w:rPr>
          <w:t xml:space="preserve">الاختبار، يستمر الاختبار، وتُزامَن الإجابات</w:t>
        </w:r>
      </w:ins>
      <w:r>
        <w:rPr>
          <w:rFonts w:ascii="Arial" w:cs="Arial" w:eastAsia="Arial" w:hAnsi="Arial"/>
          <w:sz w:val="28"/>
          <w:szCs w:val="28"/>
          <w:rtl w:val="1"/>
        </w:rPr>
        <w:t xml:space="preserve"> المكتملة </w:t>
      </w:r>
      <w:del w:id="1549" w:author="Claude" w:date="2026-09-23T10:00:00Z">
        <w:r>
          <w:rPr>
            <w:rFonts w:ascii="Arial" w:cs="Arial" w:eastAsia="Arial" w:hAnsi="Arial"/>
            <w:sz w:val="28"/>
            <w:szCs w:val="28"/>
            <w:rtl w:val="1"/>
          </w:rPr>
          <w:delText xml:space="preserve">بمجرد</w:delText>
        </w:r>
      </w:del>
      <w:ins w:id="1550" w:author="Claude" w:date="2026-09-23T10:00:00Z">
        <w:r>
          <w:rPr>
            <w:rFonts w:ascii="Arial" w:cs="Arial" w:eastAsia="Arial" w:hAnsi="Arial"/>
            <w:sz w:val="28"/>
            <w:szCs w:val="28"/>
            <w:rtl w:val="1"/>
          </w:rPr>
          <w:t xml:space="preserve">فور</w:t>
        </w:r>
      </w:ins>
      <w:r>
        <w:rPr>
          <w:rFonts w:ascii="Arial" w:cs="Arial" w:eastAsia="Arial" w:hAnsi="Arial"/>
          <w:sz w:val="28"/>
          <w:szCs w:val="28"/>
          <w:rtl w:val="1"/>
        </w:rPr>
        <w:t xml:space="preserve"> عودة الاتصال.</w:t>
      </w:r>
    </w:p>
    <w:p w:rsidR="00000000" w:rsidDel="00000000" w:rsidP="00000000" w:rsidRDefault="00000000" w:rsidRPr="00000000" w14:paraId="0000003A">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551" w:author="Claude" w:date="2026-09-23T10:00:00Z">
        <w:r>
          <w:rPr>
            <w:rFonts w:ascii="Arial" w:cs="Arial" w:eastAsia="Arial" w:hAnsi="Arial"/>
            <w:sz w:val="28"/>
            <w:szCs w:val="28"/>
            <w:rtl w:val="1"/>
          </w:rPr>
          <w:delText xml:space="preserve">تقييم</w:delText>
        </w:r>
      </w:del>
      <w:ins w:id="1552" w:author="Claude" w:date="2026-09-23T10:00:00Z">
        <w:r>
          <w:rPr>
            <w:rFonts w:ascii="Arial" w:cs="Arial" w:eastAsia="Arial" w:hAnsi="Arial"/>
            <w:sz w:val="28"/>
            <w:szCs w:val="28"/>
            <w:rtl w:val="1"/>
          </w:rPr>
          <w:t xml:space="preserve">قيّم</w:t>
        </w:r>
      </w:ins>
      <w:r>
        <w:rPr>
          <w:rFonts w:ascii="Arial" w:cs="Arial" w:eastAsia="Arial" w:hAnsi="Arial"/>
          <w:sz w:val="28"/>
          <w:szCs w:val="28"/>
          <w:rtl w:val="1"/>
        </w:rPr>
        <w:t xml:space="preserve"> المهارات العملية إلى جانب المعرفة النظرية، </w:t>
      </w:r>
      <w:del w:id="1553" w:author="Claude" w:date="2026-09-23T10:00:00Z">
        <w:r>
          <w:rPr>
            <w:rFonts w:ascii="Arial" w:cs="Arial" w:eastAsia="Arial" w:hAnsi="Arial"/>
            <w:sz w:val="28"/>
            <w:szCs w:val="28"/>
            <w:rtl w:val="1"/>
          </w:rPr>
          <w:delText xml:space="preserve">من خلال تقييم أداء الطلاب </w:delText>
        </w:r>
      </w:del>
      <w:r>
        <w:rPr>
          <w:rFonts w:ascii="Arial" w:cs="Arial" w:eastAsia="Arial" w:hAnsi="Arial"/>
          <w:sz w:val="28"/>
          <w:szCs w:val="28"/>
          <w:rtl w:val="1"/>
        </w:rPr>
        <w:t xml:space="preserve">في المختبرات وورش العمل والبيئات </w:t>
      </w:r>
      <w:del w:id="1554" w:author="Claude" w:date="2026-09-23T10:00:00Z">
        <w:r>
          <w:rPr>
            <w:rFonts w:ascii="Arial" w:cs="Arial" w:eastAsia="Arial" w:hAnsi="Arial"/>
            <w:sz w:val="28"/>
            <w:szCs w:val="28"/>
            <w:rtl w:val="1"/>
          </w:rPr>
          <w:delText xml:space="preserve">السريرية</w:delText>
        </w:r>
      </w:del>
      <w:ins w:id="1555" w:author="Claude" w:date="2026-09-23T10:00:00Z">
        <w:r>
          <w:rPr>
            <w:rFonts w:ascii="Arial" w:cs="Arial" w:eastAsia="Arial" w:hAnsi="Arial"/>
            <w:sz w:val="28"/>
            <w:szCs w:val="28"/>
            <w:rtl w:val="1"/>
          </w:rPr>
          <w:t xml:space="preserve">السريرية،</w:t>
        </w:r>
      </w:ins>
      <w:r>
        <w:rPr>
          <w:rFonts w:ascii="Arial" w:cs="Arial" w:eastAsia="Arial" w:hAnsi="Arial"/>
          <w:sz w:val="28"/>
          <w:szCs w:val="28"/>
          <w:rtl w:val="1"/>
        </w:rPr>
        <w:t xml:space="preserve"> وفق معايير واضحة تدعم تقييمًا منظمًا ومتسقًا.</w:t>
      </w:r>
    </w:p>
    <w:p w:rsidR="00000000" w:rsidDel="00000000" w:rsidP="00000000" w:rsidRDefault="00000000" w:rsidRPr="00000000" w14:paraId="0000003B">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556" w:author="Claude" w:date="2026-09-23T10:00:00Z">
        <w:r>
          <w:rPr>
            <w:rFonts w:ascii="Arial" w:cs="Arial" w:eastAsia="Arial" w:hAnsi="Arial"/>
            <w:sz w:val="28"/>
            <w:szCs w:val="28"/>
            <w:rtl w:val="1"/>
          </w:rPr>
          <w:delText xml:space="preserve">تعزيز</w:delText>
        </w:r>
      </w:del>
      <w:ins w:id="1557" w:author="Claude" w:date="2026-09-23T10:00:00Z">
        <w:r>
          <w:rPr>
            <w:rFonts w:ascii="Arial" w:cs="Arial" w:eastAsia="Arial" w:hAnsi="Arial"/>
            <w:sz w:val="28"/>
            <w:szCs w:val="28"/>
            <w:rtl w:val="1"/>
          </w:rPr>
          <w:t xml:space="preserve">اختبارات</w:t>
        </w:r>
      </w:ins>
      <w:r>
        <w:rPr>
          <w:rFonts w:ascii="Arial" w:cs="Arial" w:eastAsia="Arial" w:hAnsi="Arial"/>
          <w:sz w:val="28"/>
          <w:szCs w:val="28"/>
          <w:rtl w:val="1"/>
        </w:rPr>
        <w:t xml:space="preserve"> </w:t>
      </w:r>
      <w:del w:id="1558" w:author="Claude" w:date="2026-09-23T10:00:00Z">
        <w:r>
          <w:rPr>
            <w:rFonts w:ascii="Arial" w:cs="Arial" w:eastAsia="Arial" w:hAnsi="Arial"/>
            <w:sz w:val="28"/>
            <w:szCs w:val="28"/>
            <w:rtl w:val="1"/>
          </w:rPr>
          <w:delText xml:space="preserve">نزاهة</w:delText>
        </w:r>
      </w:del>
      <w:ins w:id="1559" w:author="Claude" w:date="2026-09-23T10:00:00Z">
        <w:r>
          <w:rPr>
            <w:rFonts w:ascii="Arial" w:cs="Arial" w:eastAsia="Arial" w:hAnsi="Arial"/>
            <w:sz w:val="28"/>
            <w:szCs w:val="28"/>
            <w:rtl w:val="1"/>
          </w:rPr>
          <w:t xml:space="preserve">تثق</w:t>
        </w:r>
      </w:ins>
      <w:r>
        <w:rPr>
          <w:rFonts w:ascii="Arial" w:cs="Arial" w:eastAsia="Arial" w:hAnsi="Arial"/>
          <w:sz w:val="28"/>
          <w:szCs w:val="28"/>
          <w:rtl w:val="1"/>
        </w:rPr>
        <w:t xml:space="preserve"> </w:t>
      </w:r>
      <w:del w:id="1560" w:author="Claude" w:date="2026-09-23T10:00:00Z">
        <w:r>
          <w:rPr>
            <w:rFonts w:ascii="Arial" w:cs="Arial" w:eastAsia="Arial" w:hAnsi="Arial"/>
            <w:sz w:val="28"/>
            <w:szCs w:val="28"/>
            <w:rtl w:val="1"/>
          </w:rPr>
          <w:delText xml:space="preserve">الاختبارات</w:delText>
        </w:r>
      </w:del>
      <w:ins w:id="1561"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w:t>
      </w:r>
      <w:del w:id="1562" w:author="Claude" w:date="2026-09-23T10:00:00Z">
        <w:r>
          <w:rPr>
            <w:rFonts w:ascii="Arial" w:cs="Arial" w:eastAsia="Arial" w:hAnsi="Arial"/>
            <w:sz w:val="28"/>
            <w:szCs w:val="28"/>
            <w:rtl w:val="1"/>
          </w:rPr>
          <w:delText xml:space="preserve">من</w:delText>
        </w:r>
      </w:del>
      <w:ins w:id="1563" w:author="Claude" w:date="2026-09-23T10:00:00Z">
        <w:r>
          <w:rPr>
            <w:rFonts w:ascii="Arial" w:cs="Arial" w:eastAsia="Arial" w:hAnsi="Arial"/>
            <w:sz w:val="28"/>
            <w:szCs w:val="28"/>
            <w:rtl w:val="1"/>
          </w:rPr>
          <w:t xml:space="preserve">نتائجها:</w:t>
        </w:r>
      </w:ins>
      <w:r>
        <w:rPr>
          <w:rFonts w:ascii="Arial" w:cs="Arial" w:eastAsia="Arial" w:hAnsi="Arial"/>
          <w:sz w:val="28"/>
          <w:szCs w:val="28"/>
          <w:rtl w:val="1"/>
        </w:rPr>
        <w:t xml:space="preserve"> </w:t>
      </w:r>
      <w:del w:id="1564" w:author="Claude" w:date="2026-09-23T10:00:00Z">
        <w:r>
          <w:rPr>
            <w:rFonts w:ascii="Arial" w:cs="Arial" w:eastAsia="Arial" w:hAnsi="Arial"/>
            <w:sz w:val="28"/>
            <w:szCs w:val="28"/>
            <w:rtl w:val="1"/>
          </w:rPr>
          <w:delText xml:space="preserve">خلال الجمع بين التحكم</w:delText>
        </w:r>
      </w:del>
      <w:ins w:id="1565" w:author="Claude" w:date="2026-09-23T10:00:00Z">
        <w:r>
          <w:rPr>
            <w:rFonts w:ascii="Arial" w:cs="Arial" w:eastAsia="Arial" w:hAnsi="Arial"/>
            <w:sz w:val="28"/>
            <w:szCs w:val="28"/>
            <w:rtl w:val="1"/>
          </w:rPr>
          <w:t xml:space="preserve">تحكّم</w:t>
        </w:r>
      </w:ins>
      <w:r>
        <w:rPr>
          <w:rFonts w:ascii="Arial" w:cs="Arial" w:eastAsia="Arial" w:hAnsi="Arial"/>
          <w:sz w:val="28"/>
          <w:szCs w:val="28"/>
          <w:rtl w:val="1"/>
        </w:rPr>
        <w:t xml:space="preserve"> في الوصول، </w:t>
      </w:r>
      <w:del w:id="1566" w:author="Claude" w:date="2026-09-23T10:00:00Z">
        <w:r>
          <w:rPr>
            <w:rFonts w:ascii="Arial" w:cs="Arial" w:eastAsia="Arial" w:hAnsi="Arial"/>
            <w:sz w:val="28"/>
            <w:szCs w:val="28"/>
            <w:rtl w:val="1"/>
          </w:rPr>
          <w:delText xml:space="preserve">وبيئات</w:delText>
        </w:r>
      </w:del>
      <w:ins w:id="1567" w:author="Claude" w:date="2026-09-23T10:00:00Z">
        <w:r>
          <w:rPr>
            <w:rFonts w:ascii="Arial" w:cs="Arial" w:eastAsia="Arial" w:hAnsi="Arial"/>
            <w:sz w:val="28"/>
            <w:szCs w:val="28"/>
            <w:rtl w:val="1"/>
          </w:rPr>
          <w:t xml:space="preserve">وبيئة</w:t>
        </w:r>
      </w:ins>
      <w:r>
        <w:rPr>
          <w:rFonts w:ascii="Arial" w:cs="Arial" w:eastAsia="Arial" w:hAnsi="Arial"/>
          <w:sz w:val="28"/>
          <w:szCs w:val="28"/>
          <w:rtl w:val="1"/>
        </w:rPr>
        <w:t xml:space="preserve"> </w:t>
      </w:r>
      <w:del w:id="1568" w:author="Claude" w:date="2026-09-23T10:00:00Z">
        <w:r>
          <w:rPr>
            <w:rFonts w:ascii="Arial" w:cs="Arial" w:eastAsia="Arial" w:hAnsi="Arial"/>
            <w:sz w:val="28"/>
            <w:szCs w:val="28"/>
            <w:rtl w:val="1"/>
          </w:rPr>
          <w:delText xml:space="preserve">الاختبار</w:delText>
        </w:r>
      </w:del>
      <w:ins w:id="1569" w:author="Claude" w:date="2026-09-23T10:00:00Z">
        <w:r>
          <w:rPr>
            <w:rFonts w:ascii="Arial" w:cs="Arial" w:eastAsia="Arial" w:hAnsi="Arial"/>
            <w:sz w:val="28"/>
            <w:szCs w:val="28"/>
            <w:rtl w:val="1"/>
          </w:rPr>
          <w:t xml:space="preserve">اختبار</w:t>
        </w:r>
      </w:ins>
      <w:r>
        <w:rPr>
          <w:rFonts w:ascii="Arial" w:cs="Arial" w:eastAsia="Arial" w:hAnsi="Arial"/>
          <w:sz w:val="28"/>
          <w:szCs w:val="28"/>
          <w:rtl w:val="1"/>
        </w:rPr>
        <w:t xml:space="preserve"> </w:t>
      </w:r>
      <w:del w:id="1570" w:author="Claude" w:date="2026-09-23T10:00:00Z">
        <w:r>
          <w:rPr>
            <w:rFonts w:ascii="Arial" w:cs="Arial" w:eastAsia="Arial" w:hAnsi="Arial"/>
            <w:sz w:val="28"/>
            <w:szCs w:val="28"/>
            <w:rtl w:val="1"/>
          </w:rPr>
          <w:delText xml:space="preserve">الآمنة،</w:delText>
        </w:r>
      </w:del>
      <w:ins w:id="1571" w:author="Claude" w:date="2026-09-23T10:00:00Z">
        <w:r>
          <w:rPr>
            <w:rFonts w:ascii="Arial" w:cs="Arial" w:eastAsia="Arial" w:hAnsi="Arial"/>
            <w:sz w:val="28"/>
            <w:szCs w:val="28"/>
            <w:rtl w:val="1"/>
          </w:rPr>
          <w:t xml:space="preserve">آمنة،</w:t>
        </w:r>
      </w:ins>
      <w:r>
        <w:rPr>
          <w:rFonts w:ascii="Arial" w:cs="Arial" w:eastAsia="Arial" w:hAnsi="Arial"/>
          <w:sz w:val="28"/>
          <w:szCs w:val="28"/>
          <w:rtl w:val="1"/>
        </w:rPr>
        <w:t xml:space="preserve"> </w:t>
      </w:r>
      <w:del w:id="1572" w:author="Claude" w:date="2026-09-23T10:00:00Z">
        <w:r>
          <w:rPr>
            <w:rFonts w:ascii="Arial" w:cs="Arial" w:eastAsia="Arial" w:hAnsi="Arial"/>
            <w:sz w:val="28"/>
            <w:szCs w:val="28"/>
            <w:rtl w:val="1"/>
          </w:rPr>
          <w:delText xml:space="preserve">والتحقق</w:delText>
        </w:r>
      </w:del>
      <w:ins w:id="1573" w:author="Claude" w:date="2026-09-23T10:00:00Z">
        <w:r>
          <w:rPr>
            <w:rFonts w:ascii="Arial" w:cs="Arial" w:eastAsia="Arial" w:hAnsi="Arial"/>
            <w:sz w:val="28"/>
            <w:szCs w:val="28"/>
            <w:rtl w:val="1"/>
          </w:rPr>
          <w:t xml:space="preserve">وتحقق</w:t>
        </w:r>
      </w:ins>
      <w:r>
        <w:rPr>
          <w:rFonts w:ascii="Arial" w:cs="Arial" w:eastAsia="Arial" w:hAnsi="Arial"/>
          <w:sz w:val="28"/>
          <w:szCs w:val="28"/>
          <w:rtl w:val="1"/>
        </w:rPr>
        <w:t xml:space="preserve"> من الهوية، </w:t>
      </w:r>
      <w:del w:id="1574" w:author="Claude" w:date="2026-09-23T10:00:00Z">
        <w:r>
          <w:rPr>
            <w:rFonts w:ascii="Arial" w:cs="Arial" w:eastAsia="Arial" w:hAnsi="Arial"/>
            <w:sz w:val="28"/>
            <w:szCs w:val="28"/>
            <w:rtl w:val="1"/>
          </w:rPr>
          <w:delText xml:space="preserve">والمراقبة</w:delText>
        </w:r>
      </w:del>
      <w:ins w:id="1575" w:author="Claude" w:date="2026-09-23T10:00:00Z">
        <w:r>
          <w:rPr>
            <w:rFonts w:ascii="Arial" w:cs="Arial" w:eastAsia="Arial" w:hAnsi="Arial"/>
            <w:sz w:val="28"/>
            <w:szCs w:val="28"/>
            <w:rtl w:val="1"/>
          </w:rPr>
          <w:t xml:space="preserve">ومراقبة</w:t>
        </w:r>
      </w:ins>
      <w:r>
        <w:rPr>
          <w:rFonts w:ascii="Arial" w:cs="Arial" w:eastAsia="Arial" w:hAnsi="Arial"/>
          <w:sz w:val="28"/>
          <w:szCs w:val="28"/>
          <w:rtl w:val="1"/>
        </w:rPr>
        <w:t xml:space="preserve"> </w:t>
      </w:r>
      <w:del w:id="1576" w:author="Claude" w:date="2026-09-23T10:00:00Z">
        <w:r>
          <w:rPr>
            <w:rFonts w:ascii="Arial" w:cs="Arial" w:eastAsia="Arial" w:hAnsi="Arial"/>
            <w:sz w:val="28"/>
            <w:szCs w:val="28"/>
            <w:rtl w:val="1"/>
          </w:rPr>
          <w:delText xml:space="preserve">المباشرة،</w:delText>
        </w:r>
      </w:del>
      <w:ins w:id="1577" w:author="Claude" w:date="2026-09-23T10:00:00Z">
        <w:r>
          <w:rPr>
            <w:rFonts w:ascii="Arial" w:cs="Arial" w:eastAsia="Arial" w:hAnsi="Arial"/>
            <w:sz w:val="28"/>
            <w:szCs w:val="28"/>
            <w:rtl w:val="1"/>
          </w:rPr>
          <w:t xml:space="preserve">مباشرة،</w:t>
        </w:r>
      </w:ins>
      <w:r>
        <w:rPr>
          <w:rFonts w:ascii="Arial" w:cs="Arial" w:eastAsia="Arial" w:hAnsi="Arial"/>
          <w:sz w:val="28"/>
          <w:szCs w:val="28"/>
          <w:rtl w:val="1"/>
        </w:rPr>
        <w:t xml:space="preserve"> </w:t>
      </w:r>
      <w:del w:id="1578" w:author="Claude" w:date="2026-09-23T10:00:00Z">
        <w:r>
          <w:rPr>
            <w:rFonts w:ascii="Arial" w:cs="Arial" w:eastAsia="Arial" w:hAnsi="Arial"/>
            <w:sz w:val="28"/>
            <w:szCs w:val="28"/>
            <w:rtl w:val="1"/>
          </w:rPr>
          <w:delText xml:space="preserve">بما</w:delText>
        </w:r>
      </w:del>
      <w:ins w:id="1579" w:author="Claude" w:date="2026-09-23T10:00:00Z">
        <w:r>
          <w:rPr>
            <w:rFonts w:ascii="Arial" w:cs="Arial" w:eastAsia="Arial" w:hAnsi="Arial"/>
            <w:sz w:val="28"/>
            <w:szCs w:val="28"/>
            <w:rtl w:val="1"/>
          </w:rPr>
          <w:t xml:space="preserve">مع</w:t>
        </w:r>
      </w:ins>
      <w:r>
        <w:rPr>
          <w:rFonts w:ascii="Arial" w:cs="Arial" w:eastAsia="Arial" w:hAnsi="Arial"/>
          <w:sz w:val="28"/>
          <w:szCs w:val="28"/>
          <w:rtl w:val="1"/>
        </w:rPr>
        <w:t xml:space="preserve"> </w:t>
      </w:r>
      <w:del w:id="1580" w:author="Claude" w:date="2026-09-23T10:00:00Z">
        <w:r>
          <w:rPr>
            <w:rFonts w:ascii="Arial" w:cs="Arial" w:eastAsia="Arial" w:hAnsi="Arial"/>
            <w:sz w:val="28"/>
            <w:szCs w:val="28"/>
            <w:rtl w:val="1"/>
          </w:rPr>
          <w:delText xml:space="preserve">يدعم</w:delText>
        </w:r>
      </w:del>
      <w:ins w:id="1581" w:author="Claude" w:date="2026-09-23T10:00:00Z">
        <w:r>
          <w:rPr>
            <w:rFonts w:ascii="Arial" w:cs="Arial" w:eastAsia="Arial" w:hAnsi="Arial"/>
            <w:sz w:val="28"/>
            <w:szCs w:val="28"/>
            <w:rtl w:val="1"/>
          </w:rPr>
          <w:t xml:space="preserve">إشراف</w:t>
        </w:r>
      </w:ins>
      <w:r>
        <w:rPr>
          <w:rFonts w:ascii="Arial" w:cs="Arial" w:eastAsia="Arial" w:hAnsi="Arial"/>
          <w:sz w:val="28"/>
          <w:szCs w:val="28"/>
          <w:rtl w:val="1"/>
        </w:rPr>
        <w:t xml:space="preserve"> </w:t>
      </w:r>
      <w:del w:id="1582" w:author="Claude" w:date="2026-09-23T10:00:00Z">
        <w:r>
          <w:rPr>
            <w:rFonts w:ascii="Arial" w:cs="Arial" w:eastAsia="Arial" w:hAnsi="Arial"/>
            <w:sz w:val="28"/>
            <w:szCs w:val="28"/>
            <w:rtl w:val="1"/>
          </w:rPr>
          <w:delText xml:space="preserve">موثوقية التقييم ويوفر</w:delText>
        </w:r>
      </w:del>
      <w:ins w:id="1583" w:author="Claude" w:date="2026-09-23T10:00:00Z">
        <w:r>
          <w:rPr>
            <w:rFonts w:ascii="Arial" w:cs="Arial" w:eastAsia="Arial" w:hAnsi="Arial"/>
            <w:sz w:val="28"/>
            <w:szCs w:val="28"/>
            <w:rtl w:val="1"/>
          </w:rPr>
          <w:t xml:space="preserve">أوسع</w:t>
        </w:r>
      </w:ins>
      <w:r>
        <w:rPr>
          <w:rFonts w:ascii="Arial" w:cs="Arial" w:eastAsia="Arial" w:hAnsi="Arial"/>
          <w:sz w:val="28"/>
          <w:szCs w:val="28"/>
          <w:rtl w:val="1"/>
        </w:rPr>
        <w:t xml:space="preserve"> لفرق </w:t>
      </w:r>
      <w:del w:id="1584" w:author="Claude" w:date="2026-09-23T10:00:00Z">
        <w:r>
          <w:rPr>
            <w:rFonts w:ascii="Arial" w:cs="Arial" w:eastAsia="Arial" w:hAnsi="Arial"/>
            <w:sz w:val="28"/>
            <w:szCs w:val="28"/>
            <w:rtl w:val="1"/>
          </w:rPr>
          <w:delText xml:space="preserve">الاختبارات مستوى أكبر من الإشراف.</w:delText>
        </w:r>
      </w:del>
      <w:ins w:id="1585" w:author="Claude" w:date="2026-09-23T10:00:00Z">
        <w:r>
          <w:rPr>
            <w:rFonts w:ascii="Arial" w:cs="Arial" w:eastAsia="Arial" w:hAnsi="Arial"/>
            <w:sz w:val="28"/>
            <w:szCs w:val="28"/>
            <w:rtl w:val="1"/>
          </w:rPr>
          <w:t xml:space="preserve">الاختبارات.</w:t>
        </w:r>
      </w:ins>
    </w:p>
    <w:p w:rsidR="00000000" w:rsidDel="00000000" w:rsidP="00000000" w:rsidRDefault="00000000" w:rsidRPr="00000000" w14:paraId="0000003C">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586" w:author="Claude" w:date="2026-09-23T10:00:00Z">
        <w:r>
          <w:rPr>
            <w:rFonts w:ascii="Arial" w:cs="Arial" w:eastAsia="Arial" w:hAnsi="Arial"/>
            <w:sz w:val="28"/>
            <w:szCs w:val="28"/>
            <w:rtl w:val="1"/>
          </w:rPr>
          <w:delText xml:space="preserve">تحويل</w:delText>
        </w:r>
      </w:del>
      <w:ins w:id="1587" w:author="Claude" w:date="2026-09-23T10:00:00Z">
        <w:r>
          <w:rPr>
            <w:rFonts w:ascii="Arial" w:cs="Arial" w:eastAsia="Arial" w:hAnsi="Arial"/>
            <w:sz w:val="28"/>
            <w:szCs w:val="28"/>
            <w:rtl w:val="1"/>
          </w:rPr>
          <w:t xml:space="preserve">حوّل</w:t>
        </w:r>
      </w:ins>
      <w:r>
        <w:rPr>
          <w:rFonts w:ascii="Arial" w:cs="Arial" w:eastAsia="Arial" w:hAnsi="Arial"/>
          <w:sz w:val="28"/>
          <w:szCs w:val="28"/>
          <w:rtl w:val="1"/>
        </w:rPr>
        <w:t xml:space="preserve"> </w:t>
      </w:r>
      <w:del w:id="1588" w:author="Claude" w:date="2026-09-23T10:00:00Z">
        <w:r>
          <w:rPr>
            <w:rFonts w:ascii="Arial" w:cs="Arial" w:eastAsia="Arial" w:hAnsi="Arial"/>
            <w:sz w:val="28"/>
            <w:szCs w:val="28"/>
            <w:rtl w:val="1"/>
          </w:rPr>
          <w:delText xml:space="preserve">نتائج التقييم</w:delText>
        </w:r>
      </w:del>
      <w:ins w:id="1589" w:author="Claude" w:date="2026-09-23T10:00:00Z">
        <w:r>
          <w:rPr>
            <w:rFonts w:ascii="Arial" w:cs="Arial" w:eastAsia="Arial" w:hAnsi="Arial"/>
            <w:sz w:val="28"/>
            <w:szCs w:val="28"/>
            <w:rtl w:val="1"/>
          </w:rPr>
          <w:t xml:space="preserve">النتائج</w:t>
        </w:r>
      </w:ins>
      <w:r>
        <w:rPr>
          <w:rFonts w:ascii="Arial" w:cs="Arial" w:eastAsia="Arial" w:hAnsi="Arial"/>
          <w:sz w:val="28"/>
          <w:szCs w:val="28"/>
          <w:rtl w:val="1"/>
        </w:rPr>
        <w:t xml:space="preserve"> إلى </w:t>
      </w:r>
      <w:del w:id="1590" w:author="Claude" w:date="2026-09-23T10:00:00Z">
        <w:r>
          <w:rPr>
            <w:rFonts w:ascii="Arial" w:cs="Arial" w:eastAsia="Arial" w:hAnsi="Arial"/>
            <w:sz w:val="28"/>
            <w:szCs w:val="28"/>
            <w:rtl w:val="1"/>
          </w:rPr>
          <w:delText xml:space="preserve">فرص</w:delText>
        </w:r>
      </w:del>
      <w:ins w:id="1591" w:author="Claude" w:date="2026-09-23T10:00:00Z">
        <w:r>
          <w:rPr>
            <w:rFonts w:ascii="Arial" w:cs="Arial" w:eastAsia="Arial" w:hAnsi="Arial"/>
            <w:sz w:val="28"/>
            <w:szCs w:val="28"/>
            <w:rtl w:val="1"/>
          </w:rPr>
          <w:t xml:space="preserve">خطوات</w:t>
        </w:r>
      </w:ins>
      <w:r>
        <w:rPr>
          <w:rFonts w:ascii="Arial" w:cs="Arial" w:eastAsia="Arial" w:hAnsi="Arial"/>
          <w:sz w:val="28"/>
          <w:szCs w:val="28"/>
          <w:rtl w:val="1"/>
        </w:rPr>
        <w:t xml:space="preserve"> </w:t>
      </w:r>
      <w:del w:id="1592" w:author="Claude" w:date="2026-09-23T10:00:00Z">
        <w:r>
          <w:rPr>
            <w:rFonts w:ascii="Arial" w:cs="Arial" w:eastAsia="Arial" w:hAnsi="Arial"/>
            <w:sz w:val="28"/>
            <w:szCs w:val="28"/>
            <w:rtl w:val="1"/>
          </w:rPr>
          <w:delText xml:space="preserve">حقيقية</w:delText>
        </w:r>
      </w:del>
      <w:ins w:id="1593" w:author="Claude" w:date="2026-09-23T10:00:00Z">
        <w:r>
          <w:rPr>
            <w:rFonts w:ascii="Arial" w:cs="Arial" w:eastAsia="Arial" w:hAnsi="Arial"/>
            <w:sz w:val="28"/>
            <w:szCs w:val="28"/>
            <w:rtl w:val="1"/>
          </w:rPr>
          <w:t xml:space="preserve">تحسين</w:t>
        </w:r>
      </w:ins>
      <w:r>
        <w:rPr>
          <w:rFonts w:ascii="Arial" w:cs="Arial" w:eastAsia="Arial" w:hAnsi="Arial"/>
          <w:sz w:val="28"/>
          <w:szCs w:val="28"/>
          <w:rtl w:val="1"/>
        </w:rPr>
        <w:t xml:space="preserve"> </w:t>
      </w:r>
      <w:del w:id="1594" w:author="Claude" w:date="2026-09-23T10:00:00Z">
        <w:r>
          <w:rPr>
            <w:rFonts w:ascii="Arial" w:cs="Arial" w:eastAsia="Arial" w:hAnsi="Arial"/>
            <w:sz w:val="28"/>
            <w:szCs w:val="28"/>
            <w:rtl w:val="1"/>
          </w:rPr>
          <w:delText xml:space="preserve">للتحسين،</w:delText>
        </w:r>
      </w:del>
      <w:ins w:id="1595" w:author="Claude" w:date="2026-09-23T10:00:00Z">
        <w:r>
          <w:rPr>
            <w:rFonts w:ascii="Arial" w:cs="Arial" w:eastAsia="Arial" w:hAnsi="Arial"/>
            <w:sz w:val="28"/>
            <w:szCs w:val="28"/>
            <w:rtl w:val="1"/>
          </w:rPr>
          <w:t xml:space="preserve">حقيقية:</w:t>
        </w:r>
      </w:ins>
      <w:r>
        <w:rPr>
          <w:rFonts w:ascii="Arial" w:cs="Arial" w:eastAsia="Arial" w:hAnsi="Arial"/>
          <w:sz w:val="28"/>
          <w:szCs w:val="28"/>
          <w:rtl w:val="1"/>
        </w:rPr>
        <w:t xml:space="preserve"> </w:t>
      </w:r>
      <w:del w:id="1596" w:author="Claude" w:date="2026-09-23T10:00:00Z">
        <w:r>
          <w:rPr>
            <w:rFonts w:ascii="Arial" w:cs="Arial" w:eastAsia="Arial" w:hAnsi="Arial"/>
            <w:sz w:val="28"/>
            <w:szCs w:val="28"/>
            <w:rtl w:val="1"/>
          </w:rPr>
          <w:delText xml:space="preserve">من</w:delText>
        </w:r>
      </w:del>
      <w:ins w:id="1597" w:author="Claude" w:date="2026-09-23T10:00:00Z">
        <w:r>
          <w:rPr>
            <w:rFonts w:ascii="Arial" w:cs="Arial" w:eastAsia="Arial" w:hAnsi="Arial"/>
            <w:sz w:val="28"/>
            <w:szCs w:val="28"/>
            <w:rtl w:val="1"/>
          </w:rPr>
          <w:t xml:space="preserve">تقارير</w:t>
        </w:r>
      </w:ins>
      <w:r>
        <w:rPr>
          <w:rFonts w:ascii="Arial" w:cs="Arial" w:eastAsia="Arial" w:hAnsi="Arial"/>
          <w:sz w:val="28"/>
          <w:szCs w:val="28"/>
          <w:rtl w:val="1"/>
        </w:rPr>
        <w:t xml:space="preserve"> </w:t>
      </w:r>
      <w:del w:id="1598" w:author="Claude" w:date="2026-09-23T10:00:00Z">
        <w:r>
          <w:rPr>
            <w:rFonts w:ascii="Arial" w:cs="Arial" w:eastAsia="Arial" w:hAnsi="Arial"/>
            <w:sz w:val="28"/>
            <w:szCs w:val="28"/>
            <w:rtl w:val="1"/>
          </w:rPr>
          <w:delText xml:space="preserve">خلال</w:delText>
        </w:r>
      </w:del>
      <w:ins w:id="1599" w:author="Claude" w:date="2026-09-23T10:00:00Z">
        <w:r>
          <w:rPr>
            <w:rFonts w:ascii="Arial" w:cs="Arial" w:eastAsia="Arial" w:hAnsi="Arial"/>
            <w:sz w:val="28"/>
            <w:szCs w:val="28"/>
            <w:rtl w:val="1"/>
          </w:rPr>
          <w:t xml:space="preserve">تفصيلية</w:t>
        </w:r>
      </w:ins>
      <w:r>
        <w:rPr>
          <w:rFonts w:ascii="Arial" w:cs="Arial" w:eastAsia="Arial" w:hAnsi="Arial"/>
          <w:sz w:val="28"/>
          <w:szCs w:val="28"/>
          <w:rtl w:val="1"/>
        </w:rPr>
        <w:t xml:space="preserve"> </w:t>
      </w:r>
      <w:del w:id="1600" w:author="Claude" w:date="2026-09-23T10:00:00Z">
        <w:r>
          <w:rPr>
            <w:rFonts w:ascii="Arial" w:cs="Arial" w:eastAsia="Arial" w:hAnsi="Arial"/>
            <w:sz w:val="28"/>
            <w:szCs w:val="28"/>
            <w:rtl w:val="1"/>
          </w:rPr>
          <w:delText xml:space="preserve">تحليل</w:delText>
        </w:r>
      </w:del>
      <w:ins w:id="1601" w:author="Claude" w:date="2026-09-23T10:00:00Z">
        <w:r>
          <w:rPr>
            <w:rFonts w:ascii="Arial" w:cs="Arial" w:eastAsia="Arial" w:hAnsi="Arial"/>
            <w:sz w:val="28"/>
            <w:szCs w:val="28"/>
            <w:rtl w:val="1"/>
          </w:rPr>
          <w:t xml:space="preserve">عن</w:t>
        </w:r>
      </w:ins>
      <w:r>
        <w:rPr>
          <w:rFonts w:ascii="Arial" w:cs="Arial" w:eastAsia="Arial" w:hAnsi="Arial"/>
          <w:sz w:val="28"/>
          <w:szCs w:val="28"/>
          <w:rtl w:val="1"/>
        </w:rPr>
        <w:t xml:space="preserve"> جودة الأسئلة، وأداء الاختبارات، ومدى تحقق مخرجات </w:t>
      </w:r>
      <w:del w:id="1602" w:author="Claude" w:date="2026-09-23T10:00:00Z">
        <w:r>
          <w:rPr>
            <w:rFonts w:ascii="Arial" w:cs="Arial" w:eastAsia="Arial" w:hAnsi="Arial"/>
            <w:sz w:val="28"/>
            <w:szCs w:val="28"/>
            <w:rtl w:val="1"/>
          </w:rPr>
          <w:delText xml:space="preserve">التعلم عبر تقارير تفصيلية،</w:delText>
        </w:r>
      </w:del>
      <w:ins w:id="1603" w:author="Claude" w:date="2026-09-23T10:00:00Z">
        <w:r>
          <w:rPr>
            <w:rFonts w:ascii="Arial" w:cs="Arial" w:eastAsia="Arial" w:hAnsi="Arial"/>
            <w:sz w:val="28"/>
            <w:szCs w:val="28"/>
            <w:rtl w:val="1"/>
          </w:rPr>
          <w:t xml:space="preserve">التعلم،</w:t>
        </w:r>
      </w:ins>
      <w:r>
        <w:rPr>
          <w:rFonts w:ascii="Arial" w:cs="Arial" w:eastAsia="Arial" w:hAnsi="Arial"/>
          <w:sz w:val="28"/>
          <w:szCs w:val="28"/>
          <w:rtl w:val="1"/>
        </w:rPr>
        <w:t xml:space="preserve"> مع إمكانية </w:t>
      </w:r>
      <w:del w:id="1604" w:author="Claude" w:date="2026-09-23T10:00:00Z">
        <w:r>
          <w:rPr>
            <w:rFonts w:ascii="Arial" w:cs="Arial" w:eastAsia="Arial" w:hAnsi="Arial"/>
            <w:sz w:val="28"/>
            <w:szCs w:val="28"/>
            <w:rtl w:val="1"/>
          </w:rPr>
          <w:delText xml:space="preserve">ربط النتائج</w:delText>
        </w:r>
      </w:del>
      <w:ins w:id="1605" w:author="Claude" w:date="2026-09-23T10:00:00Z">
        <w:r>
          <w:rPr>
            <w:rFonts w:ascii="Arial" w:cs="Arial" w:eastAsia="Arial" w:hAnsi="Arial"/>
            <w:sz w:val="28"/>
            <w:szCs w:val="28"/>
            <w:rtl w:val="1"/>
          </w:rPr>
          <w:t xml:space="preserve">ربطها</w:t>
        </w:r>
      </w:ins>
      <w:r>
        <w:rPr>
          <w:rFonts w:ascii="Arial" w:cs="Arial" w:eastAsia="Arial" w:hAnsi="Arial"/>
          <w:sz w:val="28"/>
          <w:szCs w:val="28"/>
          <w:rtl w:val="1"/>
        </w:rPr>
        <w:t xml:space="preserve"> بأنظمة الجامعة وأدوات </w:t>
      </w:r>
      <w:del w:id="1606" w:author="Claude" w:date="2026-09-23T10:00:00Z">
        <w:r>
          <w:rPr>
            <w:rFonts w:ascii="Arial" w:cs="Arial" w:eastAsia="Arial" w:hAnsi="Arial"/>
            <w:sz w:val="28"/>
            <w:szCs w:val="28"/>
            <w:rtl w:val="1"/>
          </w:rPr>
          <w:delText xml:space="preserve">إعداد </w:delText>
        </w:r>
      </w:del>
      <w:r>
        <w:rPr>
          <w:rFonts w:ascii="Arial" w:cs="Arial" w:eastAsia="Arial" w:hAnsi="Arial"/>
          <w:sz w:val="28"/>
          <w:szCs w:val="28"/>
          <w:rtl w:val="1"/>
        </w:rPr>
        <w:t xml:space="preserve">التقارير </w:t>
      </w:r>
      <w:del w:id="1607" w:author="Claude" w:date="2026-09-23T10:00:00Z">
        <w:r>
          <w:rPr>
            <w:rFonts w:ascii="Arial" w:cs="Arial" w:eastAsia="Arial" w:hAnsi="Arial"/>
            <w:sz w:val="28"/>
            <w:szCs w:val="28"/>
            <w:rtl w:val="1"/>
          </w:rPr>
          <w:delText xml:space="preserve">المستخدمة</w:delText>
        </w:r>
      </w:del>
      <w:ins w:id="1608" w:author="Claude" w:date="2026-09-23T10:00:00Z">
        <w:r>
          <w:rPr>
            <w:rFonts w:ascii="Arial" w:cs="Arial" w:eastAsia="Arial" w:hAnsi="Arial"/>
            <w:sz w:val="28"/>
            <w:szCs w:val="28"/>
            <w:rtl w:val="1"/>
          </w:rPr>
          <w:t xml:space="preserve">التي تستخدمها</w:t>
        </w:r>
      </w:ins>
      <w:r>
        <w:rPr>
          <w:rFonts w:ascii="Arial" w:cs="Arial" w:eastAsia="Arial" w:hAnsi="Arial"/>
          <w:sz w:val="28"/>
          <w:szCs w:val="28"/>
          <w:rtl w:val="1"/>
        </w:rPr>
        <w:t xml:space="preserve"> بالفعل.</w:t>
      </w:r>
    </w:p>
    <w:p w:rsidR="00000000" w:rsidDel="00000000" w:rsidP="00000000" w:rsidRDefault="00000000" w:rsidRPr="00000000" w14:paraId="0000003D">
      <w:pPr>
        <w:keepNext w:val="1"/>
        <w:bidi w:val="1"/>
        <w:spacing w:after="120" w:line="276" w:lineRule="auto"/>
        <w:rPr>
          <w:rFonts w:ascii="Arial" w:cs="Arial" w:eastAsia="Arial" w:hAnsi="Arial"/>
          <w:color w:val="073763"/>
          <w:sz w:val="36"/>
          <w:szCs w:val="36"/>
          <w:u w:val="single"/>
        </w:rPr>
      </w:pPr>
      <w:r>
        <w:rPr>
          <w:rFonts w:ascii="Arial" w:cs="Arial" w:eastAsia="Arial" w:hAnsi="Arial"/>
          <w:b w:val="1"/>
          <w:bCs w:val="1"/>
          <w:color w:val="073763"/>
          <w:sz w:val="36"/>
          <w:szCs w:val="36"/>
          <w:u w:val="single"/>
          <w:rtl w:val="1"/>
        </w:rPr>
        <w:t xml:space="preserve">القيمة المؤسسية</w:t>
      </w:r>
      <w:r>
        <w:rPr>
          <w:rtl w:val="0"/>
        </w:rPr>
      </w:r>
    </w:p>
    <w:p w:rsidR="00000000" w:rsidDel="00000000" w:rsidP="00000000" w:rsidRDefault="00000000" w:rsidRPr="00000000" w14:paraId="0000003E">
      <w:pPr>
        <w:bidi w:val="1"/>
        <w:spacing w:after="0" w:line="269" w:lineRule="auto"/>
        <w:rPr>
          <w:rFonts w:ascii="Arial" w:cs="Arial" w:eastAsia="Arial" w:hAnsi="Arial"/>
          <w:sz w:val="28"/>
          <w:szCs w:val="28"/>
        </w:rPr>
      </w:pPr>
      <w:del w:id="1609" w:author="Claude" w:date="2026-09-23T10:00:00Z">
        <w:r>
          <w:rPr>
            <w:rFonts w:ascii="Arial" w:cs="Arial" w:eastAsia="Arial" w:hAnsi="Arial"/>
            <w:sz w:val="28"/>
            <w:szCs w:val="28"/>
            <w:rtl w:val="1"/>
          </w:rPr>
          <w:delText xml:space="preserve">اجمع بين </w:delText>
        </w:r>
      </w:del>
      <w:r>
        <w:rPr>
          <w:rFonts w:ascii="Arial" w:cs="Arial" w:eastAsia="Arial" w:hAnsi="Arial"/>
          <w:sz w:val="28"/>
          <w:szCs w:val="28"/>
          <w:rtl w:val="1"/>
        </w:rPr>
        <w:t xml:space="preserve">جودة </w:t>
      </w:r>
      <w:del w:id="1610" w:author="Claude" w:date="2026-09-23T10:00:00Z">
        <w:r>
          <w:rPr>
            <w:rFonts w:ascii="Arial" w:cs="Arial" w:eastAsia="Arial" w:hAnsi="Arial"/>
            <w:sz w:val="28"/>
            <w:szCs w:val="28"/>
            <w:rtl w:val="1"/>
          </w:rPr>
          <w:delText xml:space="preserve">التقييم</w:delText>
        </w:r>
      </w:del>
      <w:ins w:id="1611" w:author="Claude" w:date="2026-09-23T10:00:00Z">
        <w:r>
          <w:rPr>
            <w:rFonts w:ascii="Arial" w:cs="Arial" w:eastAsia="Arial" w:hAnsi="Arial"/>
            <w:sz w:val="28"/>
            <w:szCs w:val="28"/>
            <w:rtl w:val="1"/>
          </w:rPr>
          <w:t xml:space="preserve">التقييم،</w:t>
        </w:r>
      </w:ins>
      <w:r>
        <w:rPr>
          <w:rFonts w:ascii="Arial" w:cs="Arial" w:eastAsia="Arial" w:hAnsi="Arial"/>
          <w:sz w:val="28"/>
          <w:szCs w:val="28"/>
          <w:rtl w:val="1"/>
        </w:rPr>
        <w:t xml:space="preserve"> </w:t>
      </w:r>
      <w:del w:id="1612" w:author="Claude" w:date="2026-09-23T10:00:00Z">
        <w:r>
          <w:rPr>
            <w:rFonts w:ascii="Arial" w:cs="Arial" w:eastAsia="Arial" w:hAnsi="Arial"/>
            <w:sz w:val="28"/>
            <w:szCs w:val="28"/>
            <w:rtl w:val="1"/>
          </w:rPr>
          <w:delText xml:space="preserve">والنزاهة</w:delText>
        </w:r>
      </w:del>
      <w:ins w:id="1613" w:author="Claude" w:date="2026-09-23T10:00:00Z">
        <w:r>
          <w:rPr>
            <w:rFonts w:ascii="Arial" w:cs="Arial" w:eastAsia="Arial" w:hAnsi="Arial"/>
            <w:sz w:val="28"/>
            <w:szCs w:val="28"/>
            <w:rtl w:val="1"/>
          </w:rPr>
          <w:t xml:space="preserve">ونزاهة</w:t>
        </w:r>
      </w:ins>
      <w:r>
        <w:rPr>
          <w:rFonts w:ascii="Arial" w:cs="Arial" w:eastAsia="Arial" w:hAnsi="Arial"/>
          <w:sz w:val="28"/>
          <w:szCs w:val="28"/>
          <w:rtl w:val="1"/>
        </w:rPr>
        <w:t xml:space="preserve"> </w:t>
      </w:r>
      <w:del w:id="1614" w:author="Claude" w:date="2026-09-23T10:00:00Z">
        <w:r>
          <w:rPr>
            <w:rFonts w:ascii="Arial" w:cs="Arial" w:eastAsia="Arial" w:hAnsi="Arial"/>
            <w:sz w:val="28"/>
            <w:szCs w:val="28"/>
            <w:rtl w:val="1"/>
          </w:rPr>
          <w:delText xml:space="preserve">الأكاديمية</w:delText>
        </w:r>
      </w:del>
      <w:ins w:id="1615" w:author="Claude" w:date="2026-09-23T10:00:00Z">
        <w:r>
          <w:rPr>
            <w:rFonts w:ascii="Arial" w:cs="Arial" w:eastAsia="Arial" w:hAnsi="Arial"/>
            <w:sz w:val="28"/>
            <w:szCs w:val="28"/>
            <w:rtl w:val="1"/>
          </w:rPr>
          <w:t xml:space="preserve">الاختبارات،</w:t>
        </w:r>
      </w:ins>
      <w:r>
        <w:rPr>
          <w:rFonts w:ascii="Arial" w:cs="Arial" w:eastAsia="Arial" w:hAnsi="Arial"/>
          <w:sz w:val="28"/>
          <w:szCs w:val="28"/>
          <w:rtl w:val="1"/>
        </w:rPr>
        <w:t xml:space="preserve"> </w:t>
      </w:r>
      <w:del w:id="1616" w:author="Claude" w:date="2026-09-23T10:00:00Z">
        <w:r>
          <w:rPr>
            <w:rFonts w:ascii="Arial" w:cs="Arial" w:eastAsia="Arial" w:hAnsi="Arial"/>
            <w:sz w:val="28"/>
            <w:szCs w:val="28"/>
            <w:rtl w:val="1"/>
          </w:rPr>
          <w:delText xml:space="preserve">والرؤية</w:delText>
        </w:r>
      </w:del>
      <w:ins w:id="1617" w:author="Claude" w:date="2026-09-23T10:00:00Z">
        <w:r>
          <w:rPr>
            <w:rFonts w:ascii="Arial" w:cs="Arial" w:eastAsia="Arial" w:hAnsi="Arial"/>
            <w:sz w:val="28"/>
            <w:szCs w:val="28"/>
            <w:rtl w:val="1"/>
          </w:rPr>
          <w:t xml:space="preserve">ورؤية</w:t>
        </w:r>
      </w:ins>
      <w:r>
        <w:rPr>
          <w:rFonts w:ascii="Arial" w:cs="Arial" w:eastAsia="Arial" w:hAnsi="Arial"/>
          <w:sz w:val="28"/>
          <w:szCs w:val="28"/>
          <w:rtl w:val="1"/>
        </w:rPr>
        <w:t xml:space="preserve"> </w:t>
      </w:r>
      <w:del w:id="1618" w:author="Claude" w:date="2026-09-23T10:00:00Z">
        <w:r>
          <w:rPr>
            <w:rFonts w:ascii="Arial" w:cs="Arial" w:eastAsia="Arial" w:hAnsi="Arial"/>
            <w:sz w:val="28"/>
            <w:szCs w:val="28"/>
            <w:rtl w:val="1"/>
          </w:rPr>
          <w:delText xml:space="preserve">المؤسسية</w:delText>
        </w:r>
      </w:del>
      <w:ins w:id="1619" w:author="Claude" w:date="2026-09-23T10:00:00Z">
        <w:r>
          <w:rPr>
            <w:rFonts w:ascii="Arial" w:cs="Arial" w:eastAsia="Arial" w:hAnsi="Arial"/>
            <w:sz w:val="28"/>
            <w:szCs w:val="28"/>
            <w:rtl w:val="1"/>
          </w:rPr>
          <w:t xml:space="preserve">مؤسسية واضحة،</w:t>
        </w:r>
      </w:ins>
      <w:r>
        <w:rPr>
          <w:rFonts w:ascii="Arial" w:cs="Arial" w:eastAsia="Arial" w:hAnsi="Arial"/>
          <w:sz w:val="28"/>
          <w:szCs w:val="28"/>
          <w:rtl w:val="1"/>
        </w:rPr>
        <w:t xml:space="preserve"> في منظومة واحدة. </w:t>
      </w:r>
      <w:del w:id="1620" w:author="Claude" w:date="2026-09-23T10:00:00Z">
        <w:r>
          <w:rPr>
            <w:rFonts w:ascii="Arial" w:cs="Arial" w:eastAsia="Arial" w:hAnsi="Arial"/>
            <w:sz w:val="28"/>
            <w:szCs w:val="28"/>
            <w:rtl w:val="1"/>
          </w:rPr>
          <w:delText xml:space="preserve">تساعد</w:delText>
        </w:r>
      </w:del>
      <w:ins w:id="1621" w:author="Claude" w:date="2026-09-23T10:00:00Z">
        <w:r>
          <w:rPr>
            <w:rFonts w:ascii="Arial" w:cs="Arial" w:eastAsia="Arial" w:hAnsi="Arial"/>
            <w:sz w:val="28"/>
            <w:szCs w:val="28"/>
            <w:rtl w:val="1"/>
          </w:rPr>
          <w:t xml:space="preserve">مع</w:t>
        </w:r>
      </w:ins>
      <w:r>
        <w:rPr>
          <w:rFonts w:ascii="Arial" w:cs="Arial" w:eastAsia="Arial" w:hAnsi="Arial"/>
          <w:sz w:val="28"/>
          <w:szCs w:val="28"/>
          <w:rtl w:val="1"/>
        </w:rPr>
        <w:t xml:space="preserve"> كوركت </w:t>
      </w:r>
      <w:del w:id="1622" w:author="Claude" w:date="2026-09-23T10:00:00Z">
        <w:r>
          <w:rPr>
            <w:rFonts w:ascii="Arial" w:cs="Arial" w:eastAsia="Arial" w:hAnsi="Arial"/>
            <w:sz w:val="28"/>
            <w:szCs w:val="28"/>
            <w:rtl w:val="1"/>
          </w:rPr>
          <w:delText xml:space="preserve">الجامعات</w:delText>
        </w:r>
      </w:del>
      <w:ins w:id="1623" w:author="Claude" w:date="2026-09-23T10:00:00Z">
        <w:r>
          <w:rPr>
            <w:rFonts w:ascii="Arial" w:cs="Arial" w:eastAsia="Arial" w:hAnsi="Arial"/>
            <w:sz w:val="28"/>
            <w:szCs w:val="28"/>
            <w:rtl w:val="1"/>
          </w:rPr>
          <w:t xml:space="preserve">ترى</w:t>
        </w:r>
      </w:ins>
      <w:r>
        <w:rPr>
          <w:rFonts w:ascii="Arial" w:cs="Arial" w:eastAsia="Arial" w:hAnsi="Arial"/>
          <w:sz w:val="28"/>
          <w:szCs w:val="28"/>
          <w:rtl w:val="1"/>
        </w:rPr>
        <w:t xml:space="preserve"> </w:t>
      </w:r>
      <w:del w:id="1624" w:author="Claude" w:date="2026-09-23T10:00:00Z">
        <w:r>
          <w:rPr>
            <w:rFonts w:ascii="Arial" w:cs="Arial" w:eastAsia="Arial" w:hAnsi="Arial"/>
            <w:sz w:val="28"/>
            <w:szCs w:val="28"/>
            <w:rtl w:val="1"/>
          </w:rPr>
          <w:delText xml:space="preserve">على</w:delText>
        </w:r>
      </w:del>
      <w:ins w:id="1625" w:author="Claude" w:date="2026-09-23T10:00:00Z">
        <w:r>
          <w:rPr>
            <w:rFonts w:ascii="Arial" w:cs="Arial" w:eastAsia="Arial" w:hAnsi="Arial"/>
            <w:sz w:val="28"/>
            <w:szCs w:val="28"/>
            <w:rtl w:val="1"/>
          </w:rPr>
          <w:t xml:space="preserve">جامعتك</w:t>
        </w:r>
      </w:ins>
      <w:r>
        <w:rPr>
          <w:rFonts w:ascii="Arial" w:cs="Arial" w:eastAsia="Arial" w:hAnsi="Arial"/>
          <w:sz w:val="28"/>
          <w:szCs w:val="28"/>
          <w:rtl w:val="1"/>
        </w:rPr>
        <w:t xml:space="preserve"> </w:t>
      </w:r>
      <w:del w:id="1626" w:author="Claude" w:date="2026-09-23T10:00:00Z">
        <w:r>
          <w:rPr>
            <w:rFonts w:ascii="Arial" w:cs="Arial" w:eastAsia="Arial" w:hAnsi="Arial"/>
            <w:sz w:val="28"/>
            <w:szCs w:val="28"/>
            <w:rtl w:val="1"/>
          </w:rPr>
          <w:delText xml:space="preserve">الربط</w:delText>
        </w:r>
      </w:del>
      <w:ins w:id="1627" w:author="Claude" w:date="2026-09-23T10:00:00Z">
        <w:r>
          <w:rPr>
            <w:rFonts w:ascii="Arial" w:cs="Arial" w:eastAsia="Arial" w:hAnsi="Arial"/>
            <w:sz w:val="28"/>
            <w:szCs w:val="28"/>
            <w:rtl w:val="1"/>
          </w:rPr>
          <w:t xml:space="preserve">الصورة</w:t>
        </w:r>
      </w:ins>
      <w:r>
        <w:rPr>
          <w:rFonts w:ascii="Arial" w:cs="Arial" w:eastAsia="Arial" w:hAnsi="Arial"/>
          <w:sz w:val="28"/>
          <w:szCs w:val="28"/>
          <w:rtl w:val="1"/>
        </w:rPr>
        <w:t xml:space="preserve"> </w:t>
      </w:r>
      <w:del w:id="1628" w:author="Claude" w:date="2026-09-23T10:00:00Z">
        <w:r>
          <w:rPr>
            <w:rFonts w:ascii="Arial" w:cs="Arial" w:eastAsia="Arial" w:hAnsi="Arial"/>
            <w:sz w:val="28"/>
            <w:szCs w:val="28"/>
            <w:rtl w:val="1"/>
          </w:rPr>
          <w:delText xml:space="preserve">بين</w:delText>
        </w:r>
      </w:del>
      <w:ins w:id="1629" w:author="Claude" w:date="2026-09-23T10:00:00Z">
        <w:r>
          <w:rPr>
            <w:rFonts w:ascii="Arial" w:cs="Arial" w:eastAsia="Arial" w:hAnsi="Arial"/>
            <w:sz w:val="28"/>
            <w:szCs w:val="28"/>
            <w:rtl w:val="1"/>
          </w:rPr>
          <w:t xml:space="preserve">كاملة:</w:t>
        </w:r>
      </w:ins>
      <w:r>
        <w:rPr>
          <w:rFonts w:ascii="Arial" w:cs="Arial" w:eastAsia="Arial" w:hAnsi="Arial"/>
          <w:sz w:val="28"/>
          <w:szCs w:val="28"/>
          <w:rtl w:val="1"/>
        </w:rPr>
        <w:t xml:space="preserve"> ما </w:t>
      </w:r>
      <w:del w:id="1630" w:author="Claude" w:date="2026-09-23T10:00:00Z">
        <w:r>
          <w:rPr>
            <w:rFonts w:ascii="Arial" w:cs="Arial" w:eastAsia="Arial" w:hAnsi="Arial"/>
            <w:sz w:val="28"/>
            <w:szCs w:val="28"/>
            <w:rtl w:val="1"/>
          </w:rPr>
          <w:delText xml:space="preserve">يُفترض</w:delText>
        </w:r>
      </w:del>
      <w:ins w:id="1631" w:author="Claude" w:date="2026-09-23T10:00:00Z">
        <w:r>
          <w:rPr>
            <w:rFonts w:ascii="Arial" w:cs="Arial" w:eastAsia="Arial" w:hAnsi="Arial"/>
            <w:sz w:val="28"/>
            <w:szCs w:val="28"/>
            <w:rtl w:val="1"/>
          </w:rPr>
          <w:t xml:space="preserve">يجب</w:t>
        </w:r>
      </w:ins>
      <w:r>
        <w:rPr>
          <w:rFonts w:ascii="Arial" w:cs="Arial" w:eastAsia="Arial" w:hAnsi="Arial"/>
          <w:sz w:val="28"/>
          <w:szCs w:val="28"/>
          <w:rtl w:val="1"/>
        </w:rPr>
        <w:t xml:space="preserve"> أن يتعلمه الطلاب، </w:t>
      </w:r>
      <w:del w:id="1632" w:author="Claude" w:date="2026-09-23T10:00:00Z">
        <w:r>
          <w:rPr>
            <w:rFonts w:ascii="Arial" w:cs="Arial" w:eastAsia="Arial" w:hAnsi="Arial"/>
            <w:sz w:val="28"/>
            <w:szCs w:val="28"/>
            <w:rtl w:val="1"/>
          </w:rPr>
          <w:delText xml:space="preserve">وكيفية</w:delText>
        </w:r>
      </w:del>
      <w:ins w:id="1633" w:author="Claude" w:date="2026-09-23T10:00:00Z">
        <w:r>
          <w:rPr>
            <w:rFonts w:ascii="Arial" w:cs="Arial" w:eastAsia="Arial" w:hAnsi="Arial"/>
            <w:sz w:val="28"/>
            <w:szCs w:val="28"/>
            <w:rtl w:val="1"/>
          </w:rPr>
          <w:t xml:space="preserve">وكيف</w:t>
        </w:r>
      </w:ins>
      <w:r>
        <w:rPr>
          <w:rFonts w:ascii="Arial" w:cs="Arial" w:eastAsia="Arial" w:hAnsi="Arial"/>
          <w:sz w:val="28"/>
          <w:szCs w:val="28"/>
          <w:rtl w:val="1"/>
        </w:rPr>
        <w:t xml:space="preserve"> </w:t>
      </w:r>
      <w:del w:id="1634" w:author="Claude" w:date="2026-09-23T10:00:00Z">
        <w:r>
          <w:rPr>
            <w:rFonts w:ascii="Arial" w:cs="Arial" w:eastAsia="Arial" w:hAnsi="Arial"/>
            <w:sz w:val="28"/>
            <w:szCs w:val="28"/>
            <w:rtl w:val="1"/>
          </w:rPr>
          <w:delText xml:space="preserve">تقييمهم،</w:delText>
        </w:r>
      </w:del>
      <w:ins w:id="1635" w:author="Claude" w:date="2026-09-23T10:00:00Z">
        <w:r>
          <w:rPr>
            <w:rFonts w:ascii="Arial" w:cs="Arial" w:eastAsia="Arial" w:hAnsi="Arial"/>
            <w:sz w:val="28"/>
            <w:szCs w:val="28"/>
            <w:rtl w:val="1"/>
          </w:rPr>
          <w:t xml:space="preserve">يُقيَّمون،</w:t>
        </w:r>
      </w:ins>
      <w:r>
        <w:rPr>
          <w:rFonts w:ascii="Arial" w:cs="Arial" w:eastAsia="Arial" w:hAnsi="Arial"/>
          <w:sz w:val="28"/>
          <w:szCs w:val="28"/>
          <w:rtl w:val="1"/>
        </w:rPr>
        <w:t xml:space="preserve"> </w:t>
      </w:r>
      <w:del w:id="1636" w:author="Claude" w:date="2026-09-23T10:00:00Z">
        <w:r>
          <w:rPr>
            <w:rFonts w:ascii="Arial" w:cs="Arial" w:eastAsia="Arial" w:hAnsi="Arial"/>
            <w:sz w:val="28"/>
            <w:szCs w:val="28"/>
            <w:rtl w:val="1"/>
          </w:rPr>
          <w:delText xml:space="preserve">ومستوى</w:delText>
        </w:r>
      </w:del>
      <w:ins w:id="1637" w:author="Claude" w:date="2026-09-23T10:00:00Z">
        <w:r>
          <w:rPr>
            <w:rFonts w:ascii="Arial" w:cs="Arial" w:eastAsia="Arial" w:hAnsi="Arial"/>
            <w:sz w:val="28"/>
            <w:szCs w:val="28"/>
            <w:rtl w:val="1"/>
          </w:rPr>
          <w:t xml:space="preserve">وما مستوى</w:t>
        </w:r>
      </w:ins>
      <w:r>
        <w:rPr>
          <w:rFonts w:ascii="Arial" w:cs="Arial" w:eastAsia="Arial" w:hAnsi="Arial"/>
          <w:sz w:val="28"/>
          <w:szCs w:val="28"/>
          <w:rtl w:val="1"/>
        </w:rPr>
        <w:t xml:space="preserve"> أدائهم، </w:t>
      </w:r>
      <w:del w:id="1638" w:author="Claude" w:date="2026-09-23T10:00:00Z">
        <w:r>
          <w:rPr>
            <w:rFonts w:ascii="Arial" w:cs="Arial" w:eastAsia="Arial" w:hAnsi="Arial"/>
            <w:sz w:val="28"/>
            <w:szCs w:val="28"/>
            <w:rtl w:val="1"/>
          </w:rPr>
          <w:delText xml:space="preserve">والجوانب التي</w:delText>
        </w:r>
      </w:del>
      <w:ins w:id="1639" w:author="Claude" w:date="2026-09-23T10:00:00Z">
        <w:r>
          <w:rPr>
            <w:rFonts w:ascii="Arial" w:cs="Arial" w:eastAsia="Arial" w:hAnsi="Arial"/>
            <w:sz w:val="28"/>
            <w:szCs w:val="28"/>
            <w:rtl w:val="1"/>
          </w:rPr>
          <w:t xml:space="preserve">وأين</w:t>
        </w:r>
      </w:ins>
      <w:r>
        <w:rPr>
          <w:rFonts w:ascii="Arial" w:cs="Arial" w:eastAsia="Arial" w:hAnsi="Arial"/>
          <w:sz w:val="28"/>
          <w:szCs w:val="28"/>
          <w:rtl w:val="1"/>
        </w:rPr>
        <w:t xml:space="preserve"> يمكن </w:t>
      </w:r>
      <w:del w:id="1640" w:author="Claude" w:date="2026-09-23T10:00:00Z">
        <w:r>
          <w:rPr>
            <w:rFonts w:ascii="Arial" w:cs="Arial" w:eastAsia="Arial" w:hAnsi="Arial"/>
            <w:sz w:val="28"/>
            <w:szCs w:val="28"/>
            <w:rtl w:val="1"/>
          </w:rPr>
          <w:delText xml:space="preserve">تطويرها في</w:delText>
        </w:r>
      </w:del>
      <w:ins w:id="1641" w:author="Claude" w:date="2026-09-23T10:00:00Z">
        <w:r>
          <w:rPr>
            <w:rFonts w:ascii="Arial" w:cs="Arial" w:eastAsia="Arial" w:hAnsi="Arial"/>
            <w:sz w:val="28"/>
            <w:szCs w:val="28"/>
            <w:rtl w:val="1"/>
          </w:rPr>
          <w:t xml:space="preserve">تطوير</w:t>
        </w:r>
      </w:ins>
      <w:r>
        <w:rPr>
          <w:rFonts w:ascii="Arial" w:cs="Arial" w:eastAsia="Arial" w:hAnsi="Arial"/>
          <w:sz w:val="28"/>
          <w:szCs w:val="28"/>
          <w:rtl w:val="1"/>
        </w:rPr>
        <w:t xml:space="preserve"> التدريس والتقييم.</w:t>
      </w:r>
    </w:p>
    <w:p w:rsidR="00000000" w:rsidDel="00000000" w:rsidP="00000000" w:rsidRDefault="00000000" w:rsidRPr="00000000" w14:paraId="0000003F">
      <w:pPr>
        <w:bidi w:val="1"/>
        <w:spacing w:after="0" w:line="269" w:lineRule="auto"/>
        <w:rPr>
          <w:rFonts w:ascii="Arial" w:cs="Arial" w:eastAsia="Arial" w:hAnsi="Arial"/>
          <w:sz w:val="28"/>
          <w:szCs w:val="28"/>
        </w:rPr>
      </w:pPr>
      <w:r>
        <w:rPr>
          <w:rtl w:val="0"/>
        </w:rPr>
      </w:r>
    </w:p>
    <w:p w:rsidR="00000000" w:rsidDel="00000000" w:rsidP="00000000" w:rsidRDefault="00000000" w:rsidRPr="00000000" w14:paraId="00000040">
      <w:pPr>
        <w:bidi w:val="1"/>
        <w:spacing w:after="0" w:line="269" w:lineRule="auto"/>
        <w:rPr>
          <w:rFonts w:ascii="Arial" w:cs="Arial" w:eastAsia="Arial" w:hAnsi="Arial"/>
          <w:sz w:val="28"/>
          <w:szCs w:val="28"/>
        </w:rPr>
      </w:pPr>
      <w:r>
        <w:pict>
          <v:rect style="width:0.0pt;height:1.5pt" o:hr="t" o:hrstd="t" o:hralign="center" fillcolor="#A0A0A0" stroked="f"/>
        </w:pict>
      </w:r>
      <w:r>
        <w:rPr>
          <w:rtl w:val="0"/>
        </w:rPr>
      </w:r>
    </w:p>
    <w:p w:rsidR="00000000" w:rsidDel="00000000" w:rsidP="00000000" w:rsidRDefault="00000000" w:rsidRPr="00000000" w14:paraId="00000041">
      <w:pPr>
        <w:keepNext w:val="1"/>
        <w:bidi w:val="1"/>
        <w:spacing w:after="0" w:lineRule="auto"/>
        <w:rPr>
          <w:rFonts w:ascii="Arial" w:cs="Arial" w:eastAsia="Arial" w:hAnsi="Arial"/>
          <w:b w:val="1"/>
          <w:bCs w:val="1"/>
          <w:sz w:val="36"/>
          <w:szCs w:val="36"/>
        </w:rPr>
      </w:pPr>
      <w:commentRangeStart w:id="10"/>
      <w:r>
        <w:rPr>
          <w:rFonts w:ascii="Arial" w:cs="Arial" w:eastAsia="Arial" w:hAnsi="Arial"/>
          <w:b w:val="1"/>
          <w:bCs w:val="1"/>
          <w:sz w:val="36"/>
          <w:szCs w:val="36"/>
          <w:rtl w:val="1"/>
        </w:rPr>
        <w:t xml:space="preserve">ريمارك أوفيس</w:t>
      </w:r>
      <w:commentRangeEnd w:id="10"/>
      <w:r>
        <w:rPr>
          <w:rStyle w:val="CommentReference"/>
        </w:rPr>
        <w:commentReference w:id="10"/>
      </w:r>
    </w:p>
    <w:p w:rsidR="00000000" w:rsidDel="00000000" w:rsidP="00000000" w:rsidRDefault="00000000" w:rsidRPr="00000000" w14:paraId="00000042">
      <w:pPr>
        <w:keepNext w:val="1"/>
        <w:bidi w:val="1"/>
        <w:spacing w:after="0" w:lineRule="auto"/>
        <w:rPr>
          <w:rFonts w:ascii="Arial" w:cs="Arial" w:eastAsia="Arial" w:hAnsi="Arial"/>
          <w:b w:val="1"/>
          <w:bCs w:val="1"/>
          <w:sz w:val="36"/>
          <w:szCs w:val="36"/>
        </w:rPr>
      </w:pPr>
      <w:commentRangeStart w:id="11"/>
      <w:r>
        <w:rPr>
          <w:rFonts w:ascii="Arial" w:cs="Arial" w:eastAsia="Arial" w:hAnsi="Arial"/>
          <w:b w:val="1"/>
          <w:bCs w:val="1"/>
          <w:sz w:val="36"/>
          <w:szCs w:val="36"/>
          <w:rtl w:val="1"/>
        </w:rPr>
        <w:t xml:space="preserve">برنامج التصحيح </w:t>
      </w:r>
      <w:del w:id="1642" w:author="Claude" w:date="2026-09-23T10:00:00Z">
        <w:r>
          <w:rPr>
            <w:rFonts w:ascii="Arial" w:cs="Arial" w:eastAsia="Arial" w:hAnsi="Arial"/>
            <w:b w:val="1"/>
            <w:bCs w:val="1"/>
            <w:sz w:val="36"/>
            <w:szCs w:val="36"/>
            <w:rtl w:val="1"/>
          </w:rPr>
          <w:delText xml:space="preserve">الالكترونى</w:delText>
        </w:r>
      </w:del>
      <w:ins w:id="1643" w:author="Claude" w:date="2026-09-23T10:00:00Z">
        <w:r>
          <w:rPr>
            <w:rFonts w:ascii="Arial" w:cs="Arial" w:eastAsia="Arial" w:hAnsi="Arial"/>
            <w:b w:val="1"/>
            <w:bCs w:val="1"/>
            <w:sz w:val="36"/>
            <w:szCs w:val="36"/>
            <w:rtl w:val="1"/>
          </w:rPr>
          <w:t xml:space="preserve">الإلكتروني</w:t>
        </w:r>
      </w:ins>
      <w:r>
        <w:rPr>
          <w:rFonts w:ascii="Arial" w:cs="Arial" w:eastAsia="Arial" w:hAnsi="Arial"/>
          <w:b w:val="1"/>
          <w:bCs w:val="1"/>
          <w:sz w:val="36"/>
          <w:szCs w:val="36"/>
          <w:rtl w:val="1"/>
        </w:rPr>
        <w:t xml:space="preserve"> </w:t>
      </w:r>
      <w:del w:id="1644" w:author="Claude" w:date="2026-09-23T10:00:00Z">
        <w:r>
          <w:rPr>
            <w:rFonts w:ascii="Arial" w:cs="Arial" w:eastAsia="Arial" w:hAnsi="Arial"/>
            <w:b w:val="1"/>
            <w:bCs w:val="1"/>
            <w:sz w:val="36"/>
            <w:szCs w:val="36"/>
            <w:rtl w:val="1"/>
          </w:rPr>
          <w:delText xml:space="preserve">الاختبارات</w:delText>
        </w:r>
      </w:del>
      <w:ins w:id="1645" w:author="Claude" w:date="2026-09-23T10:00:00Z">
        <w:r>
          <w:rPr>
            <w:rFonts w:ascii="Arial" w:cs="Arial" w:eastAsia="Arial" w:hAnsi="Arial"/>
            <w:b w:val="1"/>
            <w:bCs w:val="1"/>
            <w:sz w:val="36"/>
            <w:szCs w:val="36"/>
            <w:rtl w:val="1"/>
          </w:rPr>
          <w:t xml:space="preserve">للاختبارات</w:t>
        </w:r>
      </w:ins>
      <w:r>
        <w:rPr>
          <w:rFonts w:ascii="Arial" w:cs="Arial" w:eastAsia="Arial" w:hAnsi="Arial"/>
          <w:b w:val="1"/>
          <w:bCs w:val="1"/>
          <w:sz w:val="36"/>
          <w:szCs w:val="36"/>
          <w:rtl w:val="1"/>
        </w:rPr>
        <w:t xml:space="preserve"> الورقية</w:t>
      </w:r>
      <w:r>
        <w:rPr>
          <w:rtl w:val="0"/>
        </w:rPr>
      </w:r>
      <w:commentRangeEnd w:id="11"/>
      <w:r>
        <w:rPr>
          <w:rStyle w:val="CommentReference"/>
        </w:rPr>
        <w:commentReference w:id="11"/>
      </w:r>
    </w:p>
    <w:p w:rsidR="00000000" w:rsidDel="00000000" w:rsidP="00000000" w:rsidRDefault="00000000" w:rsidRPr="00000000" w14:paraId="00000043">
      <w:pPr>
        <w:keepNext w:val="1"/>
        <w:bidi w:val="1"/>
        <w:spacing w:after="0" w:line="276" w:lineRule="auto"/>
        <w:rPr>
          <w:rFonts w:ascii="Arial" w:cs="Arial" w:eastAsia="Arial" w:hAnsi="Arial"/>
          <w:b w:val="1"/>
          <w:bCs w:val="1"/>
          <w:sz w:val="28"/>
          <w:szCs w:val="28"/>
        </w:rPr>
      </w:pPr>
      <w:r>
        <w:rPr>
          <w:rtl w:val="0"/>
        </w:rPr>
      </w:r>
    </w:p>
    <w:p w:rsidR="00000000" w:rsidDel="00000000" w:rsidP="00000000" w:rsidRDefault="00000000" w:rsidRPr="00000000" w14:paraId="00000044">
      <w:pPr>
        <w:bidi w:val="1"/>
        <w:spacing w:after="200" w:line="276" w:lineRule="auto"/>
        <w:rPr>
          <w:rFonts w:ascii="Arial" w:cs="Arial" w:eastAsia="Arial" w:hAnsi="Arial"/>
          <w:sz w:val="28"/>
          <w:szCs w:val="28"/>
        </w:rPr>
      </w:pPr>
      <w:del w:id="1664" w:author="Claude" w:date="2026-09-23T10:00:00Z">
        <w:r>
          <w:rPr>
            <w:rFonts w:ascii="Arial" w:cs="Arial" w:eastAsia="Arial" w:hAnsi="Arial"/>
            <w:sz w:val="28"/>
            <w:szCs w:val="28"/>
            <w:rtl w:val="1"/>
          </w:rPr>
          <w:delText xml:space="preserve">الحفاظ</w:delText>
        </w:r>
      </w:del>
      <w:ins w:id="1665" w:author="Claude" w:date="2026-09-23T10:00:00Z">
        <w:r>
          <w:rPr>
            <w:rFonts w:ascii="Arial" w:cs="Arial" w:eastAsia="Arial" w:hAnsi="Arial"/>
            <w:sz w:val="28"/>
            <w:szCs w:val="28"/>
            <w:rtl w:val="1"/>
          </w:rPr>
          <w:t xml:space="preserve">حافظ</w:t>
        </w:r>
      </w:ins>
      <w:r>
        <w:rPr>
          <w:rFonts w:ascii="Arial" w:cs="Arial" w:eastAsia="Arial" w:hAnsi="Arial"/>
          <w:sz w:val="28"/>
          <w:szCs w:val="28"/>
          <w:rtl w:val="1"/>
        </w:rPr>
        <w:t xml:space="preserve"> على </w:t>
      </w:r>
      <w:del w:id="1666" w:author="Claude" w:date="2026-09-23T10:00:00Z">
        <w:r>
          <w:rPr>
            <w:rFonts w:ascii="Arial" w:cs="Arial" w:eastAsia="Arial" w:hAnsi="Arial"/>
            <w:sz w:val="28"/>
            <w:szCs w:val="28"/>
            <w:rtl w:val="1"/>
          </w:rPr>
          <w:delText xml:space="preserve">الشكل</w:delText>
        </w:r>
      </w:del>
      <w:ins w:id="1667" w:author="Claude" w:date="2026-09-23T10:00:00Z">
        <w:r>
          <w:rPr>
            <w:rFonts w:ascii="Arial" w:cs="Arial" w:eastAsia="Arial" w:hAnsi="Arial"/>
            <w:sz w:val="28"/>
            <w:szCs w:val="28"/>
            <w:rtl w:val="1"/>
          </w:rPr>
          <w:t xml:space="preserve">الاختبار</w:t>
        </w:r>
      </w:ins>
      <w:r>
        <w:rPr>
          <w:rFonts w:ascii="Arial" w:cs="Arial" w:eastAsia="Arial" w:hAnsi="Arial"/>
          <w:sz w:val="28"/>
          <w:szCs w:val="28"/>
          <w:rtl w:val="1"/>
        </w:rPr>
        <w:t xml:space="preserve"> </w:t>
      </w:r>
      <w:del w:id="1668" w:author="Claude" w:date="2026-09-23T10:00:00Z">
        <w:r>
          <w:rPr>
            <w:rFonts w:ascii="Arial" w:cs="Arial" w:eastAsia="Arial" w:hAnsi="Arial"/>
            <w:sz w:val="28"/>
            <w:szCs w:val="28"/>
            <w:rtl w:val="1"/>
          </w:rPr>
          <w:delText xml:space="preserve">التقليدي</w:delText>
        </w:r>
      </w:del>
      <w:ins w:id="1669" w:author="Claude" w:date="2026-09-23T10:00:00Z">
        <w:r>
          <w:rPr>
            <w:rFonts w:ascii="Arial" w:cs="Arial" w:eastAsia="Arial" w:hAnsi="Arial"/>
            <w:sz w:val="28"/>
            <w:szCs w:val="28"/>
            <w:rtl w:val="1"/>
          </w:rPr>
          <w:t xml:space="preserve">الورقي</w:t>
        </w:r>
      </w:ins>
      <w:r>
        <w:rPr>
          <w:rFonts w:ascii="Arial" w:cs="Arial" w:eastAsia="Arial" w:hAnsi="Arial"/>
          <w:sz w:val="28"/>
          <w:szCs w:val="28"/>
          <w:rtl w:val="1"/>
        </w:rPr>
        <w:t xml:space="preserve"> </w:t>
      </w:r>
      <w:del w:id="1670" w:author="Claude" w:date="2026-09-23T10:00:00Z">
        <w:r>
          <w:rPr>
            <w:rFonts w:ascii="Arial" w:cs="Arial" w:eastAsia="Arial" w:hAnsi="Arial"/>
            <w:sz w:val="28"/>
            <w:szCs w:val="28"/>
            <w:rtl w:val="1"/>
          </w:rPr>
          <w:delText xml:space="preserve">للاختبارات</w:delText>
        </w:r>
      </w:del>
      <w:ins w:id="1671" w:author="Claude" w:date="2026-09-23T10:00:00Z">
        <w:r>
          <w:rPr>
            <w:rFonts w:ascii="Arial" w:cs="Arial" w:eastAsia="Arial" w:hAnsi="Arial"/>
            <w:sz w:val="28"/>
            <w:szCs w:val="28"/>
            <w:rtl w:val="1"/>
          </w:rPr>
          <w:t xml:space="preserve">كما</w:t>
        </w:r>
      </w:ins>
      <w:r>
        <w:rPr>
          <w:rFonts w:ascii="Arial" w:cs="Arial" w:eastAsia="Arial" w:hAnsi="Arial"/>
          <w:sz w:val="28"/>
          <w:szCs w:val="28"/>
          <w:rtl w:val="1"/>
        </w:rPr>
        <w:t xml:space="preserve"> </w:t>
      </w:r>
      <w:del w:id="1672" w:author="Claude" w:date="2026-09-23T10:00:00Z">
        <w:r>
          <w:rPr>
            <w:rFonts w:ascii="Arial" w:cs="Arial" w:eastAsia="Arial" w:hAnsi="Arial"/>
            <w:sz w:val="28"/>
            <w:szCs w:val="28"/>
            <w:rtl w:val="1"/>
          </w:rPr>
          <w:delText xml:space="preserve">الورقية</w:delText>
        </w:r>
      </w:del>
      <w:ins w:id="1673" w:author="Claude" w:date="2026-09-23T10:00:00Z">
        <w:r>
          <w:rPr>
            <w:rFonts w:ascii="Arial" w:cs="Arial" w:eastAsia="Arial" w:hAnsi="Arial"/>
            <w:sz w:val="28"/>
            <w:szCs w:val="28"/>
            <w:rtl w:val="1"/>
          </w:rPr>
          <w:t xml:space="preserve">اعتاده طلابك</w:t>
        </w:r>
      </w:ins>
      <w:r>
        <w:rPr>
          <w:rtl w:val="0"/>
        </w:rPr>
      </w:r>
      <w:r>
        <w:rPr>
          <w:rFonts w:ascii="Arial" w:cs="Arial" w:eastAsia="Arial" w:hAnsi="Arial"/>
          <w:sz w:val="28"/>
          <w:szCs w:val="28"/>
          <w:rtl w:val="1"/>
        </w:rPr>
        <w:t xml:space="preserve">،</w:t>
      </w:r>
      <w:ins w:id="1646" w:author="Claude" w:date="2026-09-23T10:00:00Z">
        <w:r>
          <w:rPr>
            <w:rFonts w:ascii="Arial" w:cs="Arial" w:eastAsia="Arial" w:hAnsi="Arial"/>
            <w:sz w:val="28"/>
            <w:szCs w:val="28"/>
            <w:rtl w:val="1"/>
          </w:rPr>
          <w:t xml:space="preserve"> وطوّر كل ما بعده: جمع الإجابات، وتصحيحها، ومراجعتها، وتحليلها.</w:t>
        </w:r>
      </w:ins>
      <w:r>
        <w:rPr>
          <w:rFonts w:ascii="Arial" w:cs="Arial" w:eastAsia="Arial" w:hAnsi="Arial"/>
          <w:sz w:val="28"/>
          <w:szCs w:val="28"/>
          <w:rtl w:val="1"/>
        </w:rPr>
        <w:t xml:space="preserve"> مع </w:t>
      </w:r>
      <w:del w:id="1647" w:author="Claude" w:date="2026-09-23T10:00:00Z">
        <w:r>
          <w:rPr>
            <w:rFonts w:ascii="Arial" w:cs="Arial" w:eastAsia="Arial" w:hAnsi="Arial"/>
            <w:sz w:val="28"/>
            <w:szCs w:val="28"/>
            <w:rtl w:val="1"/>
          </w:rPr>
          <w:delText xml:space="preserve">تطوير طريقة جمع الإجابات وتصحيحها ومراجعتها وتحليلها. يساعد </w:delText>
        </w:r>
      </w:del>
      <w:r>
        <w:rPr>
          <w:rFonts w:ascii="Arial" w:cs="Arial" w:eastAsia="Arial" w:hAnsi="Arial"/>
          <w:sz w:val="28"/>
          <w:szCs w:val="28"/>
          <w:rtl w:val="1"/>
        </w:rPr>
        <w:t xml:space="preserve">ريمارك </w:t>
      </w:r>
      <w:del w:id="1648" w:author="Claude" w:date="2026-09-23T10:00:00Z">
        <w:r>
          <w:rPr>
            <w:rFonts w:ascii="Arial" w:cs="Arial" w:eastAsia="Arial" w:hAnsi="Arial"/>
            <w:sz w:val="28"/>
            <w:szCs w:val="28"/>
            <w:rtl w:val="1"/>
          </w:rPr>
          <w:delText xml:space="preserve">المؤسسات</w:delText>
        </w:r>
      </w:del>
      <w:ins w:id="1649" w:author="Claude" w:date="2026-09-23T10:00:00Z">
        <w:r>
          <w:rPr>
            <w:rFonts w:ascii="Arial" w:cs="Arial" w:eastAsia="Arial" w:hAnsi="Arial"/>
            <w:sz w:val="28"/>
            <w:szCs w:val="28"/>
            <w:rtl w:val="1"/>
          </w:rPr>
          <w:t xml:space="preserve">تصحّح</w:t>
        </w:r>
      </w:ins>
      <w:r>
        <w:rPr>
          <w:rFonts w:ascii="Arial" w:cs="Arial" w:eastAsia="Arial" w:hAnsi="Arial"/>
          <w:sz w:val="28"/>
          <w:szCs w:val="28"/>
          <w:rtl w:val="1"/>
        </w:rPr>
        <w:t xml:space="preserve"> </w:t>
      </w:r>
      <w:del w:id="1650" w:author="Claude" w:date="2026-09-23T10:00:00Z">
        <w:r>
          <w:rPr>
            <w:rFonts w:ascii="Arial" w:cs="Arial" w:eastAsia="Arial" w:hAnsi="Arial"/>
            <w:sz w:val="28"/>
            <w:szCs w:val="28"/>
            <w:rtl w:val="1"/>
          </w:rPr>
          <w:delText xml:space="preserve">التعليمية على إدارة أعداد</w:delText>
        </w:r>
      </w:del>
      <w:ins w:id="1651" w:author="Claude" w:date="2026-09-23T10:00:00Z">
        <w:r>
          <w:rPr>
            <w:rFonts w:ascii="Arial" w:cs="Arial" w:eastAsia="Arial" w:hAnsi="Arial"/>
            <w:sz w:val="28"/>
            <w:szCs w:val="28"/>
            <w:rtl w:val="1"/>
          </w:rPr>
          <w:t xml:space="preserve">أعدادًا</w:t>
        </w:r>
      </w:ins>
      <w:r>
        <w:rPr>
          <w:rFonts w:ascii="Arial" w:cs="Arial" w:eastAsia="Arial" w:hAnsi="Arial"/>
          <w:sz w:val="28"/>
          <w:szCs w:val="28"/>
          <w:rtl w:val="1"/>
        </w:rPr>
        <w:t xml:space="preserve"> كبيرة من الاختبارات باستخدام الورق العادي </w:t>
      </w:r>
      <w:del w:id="1652" w:author="Claude" w:date="2026-09-23T10:00:00Z">
        <w:r>
          <w:rPr>
            <w:rFonts w:ascii="Arial" w:cs="Arial" w:eastAsia="Arial" w:hAnsi="Arial"/>
            <w:sz w:val="28"/>
            <w:szCs w:val="28"/>
            <w:rtl w:val="1"/>
          </w:rPr>
          <w:delText xml:space="preserve">وأجهزة</w:delText>
        </w:r>
      </w:del>
      <w:ins w:id="1653" w:author="Claude" w:date="2026-09-23T10:00:00Z">
        <w:r>
          <w:rPr>
            <w:rFonts w:ascii="Arial" w:cs="Arial" w:eastAsia="Arial" w:hAnsi="Arial"/>
            <w:sz w:val="28"/>
            <w:szCs w:val="28"/>
            <w:rtl w:val="1"/>
          </w:rPr>
          <w:t xml:space="preserve">وأي</w:t>
        </w:r>
      </w:ins>
      <w:r>
        <w:rPr>
          <w:rFonts w:ascii="Arial" w:cs="Arial" w:eastAsia="Arial" w:hAnsi="Arial"/>
          <w:sz w:val="28"/>
          <w:szCs w:val="28"/>
          <w:rtl w:val="1"/>
        </w:rPr>
        <w:t xml:space="preserve"> </w:t>
      </w:r>
      <w:del w:id="1654" w:author="Claude" w:date="2026-09-23T10:00:00Z">
        <w:r>
          <w:rPr>
            <w:rFonts w:ascii="Arial" w:cs="Arial" w:eastAsia="Arial" w:hAnsi="Arial"/>
            <w:sz w:val="28"/>
            <w:szCs w:val="28"/>
            <w:rtl w:val="1"/>
          </w:rPr>
          <w:delText xml:space="preserve">المسح</w:delText>
        </w:r>
      </w:del>
      <w:ins w:id="1655" w:author="Claude" w:date="2026-09-23T10:00:00Z">
        <w:r>
          <w:rPr>
            <w:rFonts w:ascii="Arial" w:cs="Arial" w:eastAsia="Arial" w:hAnsi="Arial"/>
            <w:sz w:val="28"/>
            <w:szCs w:val="28"/>
            <w:rtl w:val="1"/>
          </w:rPr>
          <w:t xml:space="preserve">ماسح</w:t>
        </w:r>
      </w:ins>
      <w:r>
        <w:rPr>
          <w:rFonts w:ascii="Arial" w:cs="Arial" w:eastAsia="Arial" w:hAnsi="Arial"/>
          <w:sz w:val="28"/>
          <w:szCs w:val="28"/>
          <w:rtl w:val="1"/>
        </w:rPr>
        <w:t xml:space="preserve"> </w:t>
      </w:r>
      <w:del w:id="1656" w:author="Claude" w:date="2026-09-23T10:00:00Z">
        <w:r>
          <w:rPr>
            <w:rFonts w:ascii="Arial" w:cs="Arial" w:eastAsia="Arial" w:hAnsi="Arial"/>
            <w:sz w:val="28"/>
            <w:szCs w:val="28"/>
            <w:rtl w:val="1"/>
          </w:rPr>
          <w:delText xml:space="preserve">الضوئي</w:delText>
        </w:r>
      </w:del>
      <w:ins w:id="1657" w:author="Claude" w:date="2026-09-23T10:00:00Z">
        <w:r>
          <w:rPr>
            <w:rFonts w:ascii="Arial" w:cs="Arial" w:eastAsia="Arial" w:hAnsi="Arial"/>
            <w:sz w:val="28"/>
            <w:szCs w:val="28"/>
            <w:rtl w:val="1"/>
          </w:rPr>
          <w:t xml:space="preserve">ضوئي</w:t>
        </w:r>
      </w:ins>
      <w:r>
        <w:rPr>
          <w:rFonts w:ascii="Arial" w:cs="Arial" w:eastAsia="Arial" w:hAnsi="Arial"/>
          <w:sz w:val="28"/>
          <w:szCs w:val="28"/>
          <w:rtl w:val="1"/>
        </w:rPr>
        <w:t xml:space="preserve"> </w:t>
      </w:r>
      <w:del w:id="1658" w:author="Claude" w:date="2026-09-23T10:00:00Z">
        <w:r>
          <w:rPr>
            <w:rFonts w:ascii="Arial" w:cs="Arial" w:eastAsia="Arial" w:hAnsi="Arial"/>
            <w:sz w:val="28"/>
            <w:szCs w:val="28"/>
            <w:rtl w:val="1"/>
          </w:rPr>
          <w:delText xml:space="preserve">القياسية،</w:delText>
        </w:r>
      </w:del>
      <w:ins w:id="1659" w:author="Claude" w:date="2026-09-23T10:00:00Z">
        <w:r>
          <w:rPr>
            <w:rFonts w:ascii="Arial" w:cs="Arial" w:eastAsia="Arial" w:hAnsi="Arial"/>
            <w:sz w:val="28"/>
            <w:szCs w:val="28"/>
            <w:rtl w:val="1"/>
          </w:rPr>
          <w:t xml:space="preserve">قياسي،</w:t>
        </w:r>
      </w:ins>
      <w:r>
        <w:rPr>
          <w:rFonts w:ascii="Arial" w:cs="Arial" w:eastAsia="Arial" w:hAnsi="Arial"/>
          <w:sz w:val="28"/>
          <w:szCs w:val="28"/>
          <w:rtl w:val="1"/>
        </w:rPr>
        <w:t xml:space="preserve"> دون الحاجة إلى </w:t>
      </w:r>
      <w:del w:id="1660" w:author="Claude" w:date="2026-09-23T10:00:00Z">
        <w:r>
          <w:rPr>
            <w:rFonts w:ascii="Arial" w:cs="Arial" w:eastAsia="Arial" w:hAnsi="Arial"/>
            <w:sz w:val="28"/>
            <w:szCs w:val="28"/>
            <w:rtl w:val="1"/>
          </w:rPr>
          <w:delText xml:space="preserve">نماذج</w:delText>
        </w:r>
      </w:del>
      <w:ins w:id="1661" w:author="Claude" w:date="2026-09-23T10:00:00Z">
        <w:r>
          <w:rPr>
            <w:rFonts w:ascii="Arial" w:cs="Arial" w:eastAsia="Arial" w:hAnsi="Arial"/>
            <w:sz w:val="28"/>
            <w:szCs w:val="28"/>
            <w:rtl w:val="1"/>
          </w:rPr>
          <w:t xml:space="preserve">أوراق</w:t>
        </w:r>
      </w:ins>
      <w:r>
        <w:rPr>
          <w:rFonts w:ascii="Arial" w:cs="Arial" w:eastAsia="Arial" w:hAnsi="Arial"/>
          <w:sz w:val="28"/>
          <w:szCs w:val="28"/>
          <w:rtl w:val="1"/>
        </w:rPr>
        <w:t xml:space="preserve"> إجابة </w:t>
      </w:r>
      <w:del w:id="1662" w:author="Claude" w:date="2026-09-23T10:00:00Z">
        <w:r>
          <w:rPr>
            <w:rFonts w:ascii="Arial" w:cs="Arial" w:eastAsia="Arial" w:hAnsi="Arial"/>
            <w:sz w:val="28"/>
            <w:szCs w:val="28"/>
            <w:rtl w:val="1"/>
          </w:rPr>
          <w:delText xml:space="preserve">محددة</w:delText>
        </w:r>
      </w:del>
      <w:ins w:id="1663" w:author="Claude" w:date="2026-09-23T10:00:00Z">
        <w:r>
          <w:rPr>
            <w:rFonts w:ascii="Arial" w:cs="Arial" w:eastAsia="Arial" w:hAnsi="Arial"/>
            <w:sz w:val="28"/>
            <w:szCs w:val="28"/>
            <w:rtl w:val="1"/>
          </w:rPr>
          <w:t xml:space="preserve">مطبوعة خصيصًا</w:t>
        </w:r>
      </w:ins>
      <w:r>
        <w:rPr>
          <w:rFonts w:ascii="Arial" w:cs="Arial" w:eastAsia="Arial" w:hAnsi="Arial"/>
          <w:sz w:val="28"/>
          <w:szCs w:val="28"/>
          <w:rtl w:val="1"/>
        </w:rPr>
        <w:t xml:space="preserve"> أو أجهزة متخصصة. </w:t>
      </w:r>
    </w:p>
    <w:p w:rsidR="00000000" w:rsidDel="00000000" w:rsidP="00000000" w:rsidRDefault="00000000" w:rsidRPr="00000000" w14:paraId="00000045">
      <w:pPr>
        <w:keepNext w:val="1"/>
        <w:bidi w:val="1"/>
        <w:spacing w:after="120" w:line="276" w:lineRule="auto"/>
        <w:rPr>
          <w:rFonts w:ascii="Arial" w:cs="Arial" w:eastAsia="Arial" w:hAnsi="Arial"/>
          <w:sz w:val="28"/>
          <w:szCs w:val="28"/>
        </w:rPr>
      </w:pPr>
      <w:commentRangeStart w:id="12"/>
      <w:r>
        <w:rPr>
          <w:rFonts w:ascii="Arial" w:cs="Arial" w:eastAsia="Arial" w:hAnsi="Arial"/>
          <w:b w:val="1"/>
          <w:bCs w:val="1"/>
          <w:sz w:val="28"/>
          <w:szCs w:val="28"/>
          <w:rtl w:val="1"/>
        </w:rPr>
        <w:t xml:space="preserve">ما الذي </w:t>
      </w:r>
      <w:del w:id="1674" w:author="Claude" w:date="2026-09-23T10:00:00Z">
        <w:r>
          <w:rPr>
            <w:rFonts w:ascii="Arial" w:cs="Arial" w:eastAsia="Arial" w:hAnsi="Arial"/>
            <w:b w:val="1"/>
            <w:bCs w:val="1"/>
            <w:sz w:val="28"/>
            <w:szCs w:val="28"/>
            <w:rtl w:val="1"/>
          </w:rPr>
          <w:delText xml:space="preserve">تضيفه</w:delText>
        </w:r>
      </w:del>
      <w:ins w:id="1675" w:author="Claude" w:date="2026-09-23T10:00:00Z">
        <w:r>
          <w:rPr>
            <w:rFonts w:ascii="Arial" w:cs="Arial" w:eastAsia="Arial" w:hAnsi="Arial"/>
            <w:b w:val="1"/>
            <w:bCs w:val="1"/>
            <w:sz w:val="28"/>
            <w:szCs w:val="28"/>
            <w:rtl w:val="1"/>
          </w:rPr>
          <w:t xml:space="preserve">يضيفه</w:t>
        </w:r>
      </w:ins>
      <w:r>
        <w:rPr>
          <w:rFonts w:ascii="Arial" w:cs="Arial" w:eastAsia="Arial" w:hAnsi="Arial"/>
          <w:b w:val="1"/>
          <w:bCs w:val="1"/>
          <w:sz w:val="28"/>
          <w:szCs w:val="28"/>
          <w:rtl w:val="1"/>
        </w:rPr>
        <w:t xml:space="preserve"> ريمارك </w:t>
      </w:r>
      <w:del w:id="1676" w:author="Claude" w:date="2026-09-23T10:00:00Z">
        <w:r>
          <w:rPr>
            <w:rFonts w:ascii="Arial" w:cs="Arial" w:eastAsia="Arial" w:hAnsi="Arial"/>
            <w:b w:val="1"/>
            <w:bCs w:val="1"/>
            <w:sz w:val="28"/>
            <w:szCs w:val="28"/>
            <w:rtl w:val="1"/>
          </w:rPr>
          <w:delText xml:space="preserve">لمؤسستك؟</w:delText>
        </w:r>
      </w:del>
      <w:ins w:id="1677" w:author="Claude" w:date="2026-09-23T10:00:00Z">
        <w:r>
          <w:rPr>
            <w:rFonts w:ascii="Arial" w:cs="Arial" w:eastAsia="Arial" w:hAnsi="Arial"/>
            <w:b w:val="1"/>
            <w:bCs w:val="1"/>
            <w:sz w:val="28"/>
            <w:szCs w:val="28"/>
            <w:rtl w:val="1"/>
          </w:rPr>
          <w:t xml:space="preserve">إلى مؤسستك؟</w:t>
        </w:r>
      </w:ins>
      <w:r>
        <w:rPr>
          <w:rtl w:val="0"/>
        </w:rPr>
      </w:r>
      <w:commentRangeEnd w:id="12"/>
      <w:r>
        <w:rPr>
          <w:rStyle w:val="CommentReference"/>
        </w:rPr>
        <w:commentReference w:id="12"/>
      </w:r>
    </w:p>
    <w:p w:rsidR="00000000" w:rsidDel="00000000" w:rsidP="00000000" w:rsidRDefault="00000000" w:rsidRPr="00000000" w14:paraId="00000046">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685" w:author="Claude" w:date="2026-09-23T10:00:00Z">
        <w:r>
          <w:rPr>
            <w:rFonts w:ascii="Arial" w:cs="Arial" w:eastAsia="Arial" w:hAnsi="Arial"/>
            <w:sz w:val="28"/>
            <w:szCs w:val="28"/>
            <w:rtl w:val="1"/>
          </w:rPr>
          <w:delText xml:space="preserve">تصميم</w:delText>
        </w:r>
      </w:del>
      <w:ins w:id="1686" w:author="Claude" w:date="2026-09-23T10:00:00Z">
        <w:r>
          <w:rPr>
            <w:rFonts w:ascii="Arial" w:cs="Arial" w:eastAsia="Arial" w:hAnsi="Arial"/>
            <w:sz w:val="28"/>
            <w:szCs w:val="28"/>
            <w:rtl w:val="1"/>
          </w:rPr>
          <w:t xml:space="preserve">صمّم</w:t>
        </w:r>
      </w:ins>
      <w:r>
        <w:rPr>
          <w:rFonts w:ascii="Arial" w:cs="Arial" w:eastAsia="Arial" w:hAnsi="Arial"/>
          <w:sz w:val="28"/>
          <w:szCs w:val="28"/>
          <w:rtl w:val="1"/>
        </w:rPr>
        <w:t xml:space="preserve"> نماذج الإجابة </w:t>
      </w:r>
      <w:ins w:id="1687" w:author="Claude" w:date="2026-09-23T10:00:00Z">
        <w:r>
          <w:rPr>
            <w:rFonts w:ascii="Arial" w:cs="Arial" w:eastAsia="Arial" w:hAnsi="Arial"/>
            <w:sz w:val="28"/>
            <w:szCs w:val="28"/>
            <w:rtl w:val="1"/>
          </w:rPr>
          <w:t xml:space="preserve">بنفسك </w:t>
        </w:r>
      </w:ins>
      <w:r>
        <w:rPr>
          <w:rFonts w:ascii="Arial" w:cs="Arial" w:eastAsia="Arial" w:hAnsi="Arial"/>
          <w:sz w:val="28"/>
          <w:szCs w:val="28"/>
          <w:rtl w:val="1"/>
        </w:rPr>
        <w:t xml:space="preserve">باستخدام </w:t>
      </w:r>
      <w:r>
        <w:rPr>
          <w:rFonts w:ascii="Arial" w:cs="Arial" w:eastAsia="Arial" w:hAnsi="Arial"/>
          <w:sz w:val="28"/>
          <w:szCs w:val="28"/>
          <w:rtl w:val="0"/>
        </w:rPr>
        <w:t xml:space="preserve">Word</w:t>
      </w:r>
      <w:r>
        <w:rPr>
          <w:rFonts w:ascii="Arial" w:cs="Arial" w:eastAsia="Arial" w:hAnsi="Arial"/>
          <w:sz w:val="28"/>
          <w:szCs w:val="28"/>
          <w:rtl w:val="1"/>
        </w:rPr>
        <w:t xml:space="preserve"> أو </w:t>
      </w:r>
      <w:r>
        <w:rPr>
          <w:rFonts w:ascii="Arial" w:cs="Arial" w:eastAsia="Arial" w:hAnsi="Arial"/>
          <w:sz w:val="28"/>
          <w:szCs w:val="28"/>
          <w:rtl w:val="0"/>
        </w:rPr>
        <w:t xml:space="preserve">Excel</w:t>
      </w:r>
      <w:r>
        <w:rPr>
          <w:rFonts w:ascii="Arial" w:cs="Arial" w:eastAsia="Arial" w:hAnsi="Arial"/>
          <w:sz w:val="28"/>
          <w:szCs w:val="28"/>
          <w:rtl w:val="1"/>
        </w:rPr>
        <w:t xml:space="preserve"> أو </w:t>
      </w:r>
      <w:r>
        <w:rPr>
          <w:rFonts w:ascii="Arial" w:cs="Arial" w:eastAsia="Arial" w:hAnsi="Arial"/>
          <w:sz w:val="28"/>
          <w:szCs w:val="28"/>
          <w:rtl w:val="0"/>
        </w:rPr>
        <w:t xml:space="preserve">QForm</w:t>
      </w:r>
      <w:r>
        <w:rPr>
          <w:rFonts w:ascii="Arial" w:cs="Arial" w:eastAsia="Arial" w:hAnsi="Arial"/>
          <w:sz w:val="28"/>
          <w:szCs w:val="28"/>
          <w:rtl w:val="1"/>
        </w:rPr>
        <w:t xml:space="preserve">، مع دعم بيانات الطلاب، </w:t>
      </w:r>
      <w:del w:id="1678" w:author="Claude" w:date="2026-09-23T10:00:00Z">
        <w:r>
          <w:rPr>
            <w:rFonts w:ascii="Arial" w:cs="Arial" w:eastAsia="Arial" w:hAnsi="Arial"/>
            <w:sz w:val="28"/>
            <w:szCs w:val="28"/>
            <w:rtl w:val="1"/>
          </w:rPr>
          <w:delText xml:space="preserve">والنماذج المختلفة للاختبار، </w:delText>
        </w:r>
      </w:del>
      <w:r>
        <w:rPr>
          <w:rFonts w:ascii="Arial" w:cs="Arial" w:eastAsia="Arial" w:hAnsi="Arial"/>
          <w:sz w:val="28"/>
          <w:szCs w:val="28"/>
          <w:rtl w:val="1"/>
        </w:rPr>
        <w:t xml:space="preserve">وتعدد </w:t>
      </w:r>
      <w:del w:id="1679" w:author="Claude" w:date="2026-09-23T10:00:00Z">
        <w:r>
          <w:rPr>
            <w:rFonts w:ascii="Arial" w:cs="Arial" w:eastAsia="Arial" w:hAnsi="Arial"/>
            <w:sz w:val="28"/>
            <w:szCs w:val="28"/>
            <w:rtl w:val="1"/>
          </w:rPr>
          <w:delText xml:space="preserve">الصفحات،</w:delText>
        </w:r>
      </w:del>
      <w:ins w:id="1680" w:author="Claude" w:date="2026-09-23T10:00:00Z">
        <w:r>
          <w:rPr>
            <w:rFonts w:ascii="Arial" w:cs="Arial" w:eastAsia="Arial" w:hAnsi="Arial"/>
            <w:sz w:val="28"/>
            <w:szCs w:val="28"/>
            <w:rtl w:val="1"/>
          </w:rPr>
          <w:t xml:space="preserve">نماذج</w:t>
        </w:r>
      </w:ins>
      <w:r>
        <w:rPr>
          <w:rFonts w:ascii="Arial" w:cs="Arial" w:eastAsia="Arial" w:hAnsi="Arial"/>
          <w:sz w:val="28"/>
          <w:szCs w:val="28"/>
          <w:rtl w:val="1"/>
        </w:rPr>
        <w:t xml:space="preserve"> </w:t>
      </w:r>
      <w:del w:id="1681" w:author="Claude" w:date="2026-09-23T10:00:00Z">
        <w:r>
          <w:rPr>
            <w:rFonts w:ascii="Arial" w:cs="Arial" w:eastAsia="Arial" w:hAnsi="Arial"/>
            <w:sz w:val="28"/>
            <w:szCs w:val="28"/>
            <w:rtl w:val="1"/>
          </w:rPr>
          <w:delText xml:space="preserve">والإجابات</w:delText>
        </w:r>
      </w:del>
      <w:ins w:id="1682" w:author="Claude" w:date="2026-09-23T10:00:00Z">
        <w:r>
          <w:rPr>
            <w:rFonts w:ascii="Arial" w:cs="Arial" w:eastAsia="Arial" w:hAnsi="Arial"/>
            <w:sz w:val="28"/>
            <w:szCs w:val="28"/>
            <w:rtl w:val="1"/>
          </w:rPr>
          <w:t xml:space="preserve">الاختبار والصفحات، والأسئلة</w:t>
        </w:r>
      </w:ins>
      <w:r>
        <w:rPr>
          <w:rFonts w:ascii="Arial" w:cs="Arial" w:eastAsia="Arial" w:hAnsi="Arial"/>
          <w:sz w:val="28"/>
          <w:szCs w:val="28"/>
          <w:rtl w:val="1"/>
        </w:rPr>
        <w:t xml:space="preserve"> الاختيارية </w:t>
      </w:r>
      <w:del w:id="1683" w:author="Claude" w:date="2026-09-23T10:00:00Z">
        <w:r>
          <w:rPr>
            <w:rFonts w:ascii="Arial" w:cs="Arial" w:eastAsia="Arial" w:hAnsi="Arial"/>
            <w:sz w:val="28"/>
            <w:szCs w:val="28"/>
            <w:rtl w:val="1"/>
          </w:rPr>
          <w:delText xml:space="preserve">والكتابية.</w:delText>
        </w:r>
      </w:del>
      <w:ins w:id="1684" w:author="Claude" w:date="2026-09-23T10:00:00Z">
        <w:r>
          <w:rPr>
            <w:rFonts w:ascii="Arial" w:cs="Arial" w:eastAsia="Arial" w:hAnsi="Arial"/>
            <w:sz w:val="28"/>
            <w:szCs w:val="28"/>
            <w:rtl w:val="1"/>
          </w:rPr>
          <w:t xml:space="preserve">والمقالية.</w:t>
        </w:r>
      </w:ins>
    </w:p>
    <w:p w:rsidR="00000000" w:rsidDel="00000000" w:rsidP="00000000" w:rsidRDefault="00000000" w:rsidRPr="00000000" w14:paraId="00000047">
      <w:pPr>
        <w:bidi w:val="1"/>
        <w:spacing w:after="100" w:line="269" w:lineRule="auto"/>
        <w:ind w:left="216" w:right="259" w:hanging="230"/>
        <w:rPr>
          <w:rFonts w:ascii="Arial" w:cs="Arial" w:eastAsia="Arial" w:hAnsi="Arial"/>
          <w:sz w:val="28"/>
          <w:szCs w:val="28"/>
        </w:rPr>
      </w:pPr>
      <w:r>
        <w:rPr>
          <w:rtl w:val="0"/>
        </w:rPr>
      </w:r>
      <w:del w:id="1688" w:author="Claude" w:date="2026-09-23T10:00:00Z">
        <w:r>
          <w:rPr>
            <w:rFonts w:ascii="Arial" w:cs="Arial" w:eastAsia="Arial" w:hAnsi="Arial"/>
            <w:sz w:val="28"/>
            <w:szCs w:val="28"/>
            <w:rtl w:val="1"/>
          </w:rPr>
          <w:delText xml:space="preserve">• التعامل مع معرفات الطلاب والنصوص المطبوعة والكتابة اليدوية والرموز الشريطية والصور ضمن سير عمل واحد، بما يحافظ على ترابط الإجابات والمعلومات الداعمة.</w:delText>
        </w:r>
      </w:del>
      <w:ins w:id="1689" w:author="Claude" w:date="2026-09-23T10:00:00Z">
        <w:r>
          <w:rPr>
            <w:rFonts w:ascii="Arial" w:cs="Arial" w:eastAsia="Arial" w:hAnsi="Arial"/>
            <w:sz w:val="28"/>
            <w:szCs w:val="28"/>
            <w:rtl w:val="1"/>
          </w:rPr>
          <w:t xml:space="preserve">• اقرأ أرقام الطلاب، والنصوص المطبوعة، والكتابة اليدوية، والباركود، والصور في خطوة واحدة، مع بقاء كل إجابة مرتبطة ببيانات صاحبها.</w:t>
        </w:r>
      </w:ins>
    </w:p>
    <w:p w:rsidR="00000000" w:rsidDel="00000000" w:rsidP="00000000" w:rsidRDefault="00000000" w:rsidRPr="00000000" w14:paraId="00000048">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690" w:author="Claude" w:date="2026-09-23T10:00:00Z">
        <w:r>
          <w:rPr>
            <w:rFonts w:ascii="Arial" w:cs="Arial" w:eastAsia="Arial" w:hAnsi="Arial"/>
            <w:sz w:val="28"/>
            <w:szCs w:val="28"/>
            <w:rtl w:val="1"/>
          </w:rPr>
          <w:delText xml:space="preserve">استخدام</w:delText>
        </w:r>
      </w:del>
      <w:ins w:id="1691" w:author="Claude" w:date="2026-09-23T10:00:00Z">
        <w:r>
          <w:rPr>
            <w:rFonts w:ascii="Arial" w:cs="Arial" w:eastAsia="Arial" w:hAnsi="Arial"/>
            <w:sz w:val="28"/>
            <w:szCs w:val="28"/>
            <w:rtl w:val="1"/>
          </w:rPr>
          <w:t xml:space="preserve">استخدم</w:t>
        </w:r>
      </w:ins>
      <w:r>
        <w:rPr>
          <w:rFonts w:ascii="Arial" w:cs="Arial" w:eastAsia="Arial" w:hAnsi="Arial"/>
          <w:sz w:val="28"/>
          <w:szCs w:val="28"/>
          <w:rtl w:val="1"/>
        </w:rPr>
        <w:t xml:space="preserve"> </w:t>
      </w:r>
      <w:del w:id="1692" w:author="Claude" w:date="2026-09-23T10:00:00Z">
        <w:r>
          <w:rPr>
            <w:rFonts w:ascii="Arial" w:cs="Arial" w:eastAsia="Arial" w:hAnsi="Arial"/>
            <w:sz w:val="28"/>
            <w:szCs w:val="28"/>
            <w:rtl w:val="1"/>
          </w:rPr>
          <w:delText xml:space="preserve">أجهزة</w:delText>
        </w:r>
      </w:del>
      <w:ins w:id="1693" w:author="Claude" w:date="2026-09-23T10:00:00Z">
        <w:r>
          <w:rPr>
            <w:rFonts w:ascii="Arial" w:cs="Arial" w:eastAsia="Arial" w:hAnsi="Arial"/>
            <w:sz w:val="28"/>
            <w:szCs w:val="28"/>
            <w:rtl w:val="1"/>
          </w:rPr>
          <w:t xml:space="preserve">ما</w:t>
        </w:r>
      </w:ins>
      <w:r>
        <w:rPr>
          <w:rFonts w:ascii="Arial" w:cs="Arial" w:eastAsia="Arial" w:hAnsi="Arial"/>
          <w:sz w:val="28"/>
          <w:szCs w:val="28"/>
          <w:rtl w:val="1"/>
        </w:rPr>
        <w:t xml:space="preserve"> </w:t>
      </w:r>
      <w:del w:id="1694" w:author="Claude" w:date="2026-09-23T10:00:00Z">
        <w:r>
          <w:rPr>
            <w:rFonts w:ascii="Arial" w:cs="Arial" w:eastAsia="Arial" w:hAnsi="Arial"/>
            <w:sz w:val="28"/>
            <w:szCs w:val="28"/>
            <w:rtl w:val="1"/>
          </w:rPr>
          <w:delText xml:space="preserve">المسح</w:delText>
        </w:r>
      </w:del>
      <w:ins w:id="1695" w:author="Claude" w:date="2026-09-23T10:00:00Z">
        <w:r>
          <w:rPr>
            <w:rFonts w:ascii="Arial" w:cs="Arial" w:eastAsia="Arial" w:hAnsi="Arial"/>
            <w:sz w:val="28"/>
            <w:szCs w:val="28"/>
            <w:rtl w:val="1"/>
          </w:rPr>
          <w:t xml:space="preserve">لديك</w:t>
        </w:r>
      </w:ins>
      <w:r>
        <w:rPr>
          <w:rFonts w:ascii="Arial" w:cs="Arial" w:eastAsia="Arial" w:hAnsi="Arial"/>
          <w:sz w:val="28"/>
          <w:szCs w:val="28"/>
          <w:rtl w:val="1"/>
        </w:rPr>
        <w:t xml:space="preserve"> </w:t>
      </w:r>
      <w:del w:id="1696" w:author="Claude" w:date="2026-09-23T10:00:00Z">
        <w:r>
          <w:rPr>
            <w:rFonts w:ascii="Arial" w:cs="Arial" w:eastAsia="Arial" w:hAnsi="Arial"/>
            <w:sz w:val="28"/>
            <w:szCs w:val="28"/>
            <w:rtl w:val="1"/>
          </w:rPr>
          <w:delText xml:space="preserve">الضوئي</w:delText>
        </w:r>
      </w:del>
      <w:ins w:id="1697" w:author="Claude" w:date="2026-09-23T10:00:00Z">
        <w:r>
          <w:rPr>
            <w:rFonts w:ascii="Arial" w:cs="Arial" w:eastAsia="Arial" w:hAnsi="Arial"/>
            <w:sz w:val="28"/>
            <w:szCs w:val="28"/>
            <w:rtl w:val="1"/>
          </w:rPr>
          <w:t xml:space="preserve">بالفعل:</w:t>
        </w:r>
      </w:ins>
      <w:r>
        <w:rPr>
          <w:rFonts w:ascii="Arial" w:cs="Arial" w:eastAsia="Arial" w:hAnsi="Arial"/>
          <w:sz w:val="28"/>
          <w:szCs w:val="28"/>
          <w:rtl w:val="1"/>
        </w:rPr>
        <w:t xml:space="preserve"> </w:t>
      </w:r>
      <w:del w:id="1698" w:author="Claude" w:date="2026-09-23T10:00:00Z">
        <w:r>
          <w:rPr>
            <w:rFonts w:ascii="Arial" w:cs="Arial" w:eastAsia="Arial" w:hAnsi="Arial"/>
            <w:sz w:val="28"/>
            <w:szCs w:val="28"/>
            <w:rtl w:val="1"/>
          </w:rPr>
          <w:delText xml:space="preserve">العادية</w:delText>
        </w:r>
      </w:del>
      <w:ins w:id="1699" w:author="Claude" w:date="2026-09-23T10:00:00Z">
        <w:r>
          <w:rPr>
            <w:rFonts w:ascii="Arial" w:cs="Arial" w:eastAsia="Arial" w:hAnsi="Arial"/>
            <w:sz w:val="28"/>
            <w:szCs w:val="28"/>
            <w:rtl w:val="1"/>
          </w:rPr>
          <w:t xml:space="preserve">الماسحات</w:t>
        </w:r>
      </w:ins>
      <w:r>
        <w:rPr>
          <w:rFonts w:ascii="Arial" w:cs="Arial" w:eastAsia="Arial" w:hAnsi="Arial"/>
          <w:sz w:val="28"/>
          <w:szCs w:val="28"/>
          <w:rtl w:val="1"/>
        </w:rPr>
        <w:t xml:space="preserve"> </w:t>
      </w:r>
      <w:del w:id="1700" w:author="Claude" w:date="2026-09-23T10:00:00Z">
        <w:r>
          <w:rPr>
            <w:rFonts w:ascii="Arial" w:cs="Arial" w:eastAsia="Arial" w:hAnsi="Arial"/>
            <w:sz w:val="28"/>
            <w:szCs w:val="28"/>
            <w:rtl w:val="1"/>
          </w:rPr>
          <w:delText xml:space="preserve">والطابعات</w:delText>
        </w:r>
      </w:del>
      <w:ins w:id="1701" w:author="Claude" w:date="2026-09-23T10:00:00Z">
        <w:r>
          <w:rPr>
            <w:rFonts w:ascii="Arial" w:cs="Arial" w:eastAsia="Arial" w:hAnsi="Arial"/>
            <w:sz w:val="28"/>
            <w:szCs w:val="28"/>
            <w:rtl w:val="1"/>
          </w:rPr>
          <w:t xml:space="preserve">الضوئية العادية، والطابعات،</w:t>
        </w:r>
      </w:ins>
      <w:r>
        <w:rPr>
          <w:rFonts w:ascii="Arial" w:cs="Arial" w:eastAsia="Arial" w:hAnsi="Arial"/>
          <w:sz w:val="28"/>
          <w:szCs w:val="28"/>
          <w:rtl w:val="1"/>
        </w:rPr>
        <w:t xml:space="preserve"> والأجهزة متعددة </w:t>
      </w:r>
      <w:del w:id="1702" w:author="Claude" w:date="2026-09-23T10:00:00Z">
        <w:r>
          <w:rPr>
            <w:rFonts w:ascii="Arial" w:cs="Arial" w:eastAsia="Arial" w:hAnsi="Arial"/>
            <w:sz w:val="28"/>
            <w:szCs w:val="28"/>
            <w:rtl w:val="1"/>
          </w:rPr>
          <w:delText xml:space="preserve">الوظائف</w:delText>
        </w:r>
      </w:del>
      <w:ins w:id="1703" w:author="Claude" w:date="2026-09-23T10:00:00Z">
        <w:r>
          <w:rPr>
            <w:rFonts w:ascii="Arial" w:cs="Arial" w:eastAsia="Arial" w:hAnsi="Arial"/>
            <w:sz w:val="28"/>
            <w:szCs w:val="28"/>
            <w:rtl w:val="1"/>
          </w:rPr>
          <w:t xml:space="preserve">الوظائف،</w:t>
        </w:r>
      </w:ins>
      <w:r>
        <w:rPr>
          <w:rFonts w:ascii="Arial" w:cs="Arial" w:eastAsia="Arial" w:hAnsi="Arial"/>
          <w:sz w:val="28"/>
          <w:szCs w:val="28"/>
          <w:rtl w:val="1"/>
        </w:rPr>
        <w:t xml:space="preserve"> والورق </w:t>
      </w:r>
      <w:del w:id="1704" w:author="Claude" w:date="2026-09-23T10:00:00Z">
        <w:r>
          <w:rPr>
            <w:rFonts w:ascii="Arial" w:cs="Arial" w:eastAsia="Arial" w:hAnsi="Arial"/>
            <w:sz w:val="28"/>
            <w:szCs w:val="28"/>
            <w:rtl w:val="1"/>
          </w:rPr>
          <w:delText xml:space="preserve">العادي</w:delText>
        </w:r>
      </w:del>
      <w:ins w:id="1705" w:author="Claude" w:date="2026-09-23T10:00:00Z">
        <w:r>
          <w:rPr>
            <w:rFonts w:ascii="Arial" w:cs="Arial" w:eastAsia="Arial" w:hAnsi="Arial"/>
            <w:sz w:val="28"/>
            <w:szCs w:val="28"/>
            <w:rtl w:val="1"/>
          </w:rPr>
          <w:t xml:space="preserve">العادي،</w:t>
        </w:r>
      </w:ins>
      <w:r>
        <w:rPr>
          <w:rFonts w:ascii="Arial" w:cs="Arial" w:eastAsia="Arial" w:hAnsi="Arial"/>
          <w:sz w:val="28"/>
          <w:szCs w:val="28"/>
          <w:rtl w:val="1"/>
        </w:rPr>
        <w:t xml:space="preserve"> وطابعات الليزر الشائعة، دون </w:t>
      </w:r>
      <w:del w:id="1706" w:author="Claude" w:date="2026-09-23T10:00:00Z">
        <w:r>
          <w:rPr>
            <w:rFonts w:ascii="Arial" w:cs="Arial" w:eastAsia="Arial" w:hAnsi="Arial"/>
            <w:sz w:val="28"/>
            <w:szCs w:val="28"/>
            <w:rtl w:val="1"/>
          </w:rPr>
          <w:delText xml:space="preserve">الاعتماد على</w:delText>
        </w:r>
      </w:del>
      <w:ins w:id="1707" w:author="Claude" w:date="2026-09-23T10:00:00Z">
        <w:r>
          <w:rPr>
            <w:rFonts w:ascii="Arial" w:cs="Arial" w:eastAsia="Arial" w:hAnsi="Arial"/>
            <w:sz w:val="28"/>
            <w:szCs w:val="28"/>
            <w:rtl w:val="1"/>
          </w:rPr>
          <w:t xml:space="preserve">شراء</w:t>
        </w:r>
      </w:ins>
      <w:r>
        <w:rPr>
          <w:rFonts w:ascii="Arial" w:cs="Arial" w:eastAsia="Arial" w:hAnsi="Arial"/>
          <w:sz w:val="28"/>
          <w:szCs w:val="28"/>
          <w:rtl w:val="1"/>
        </w:rPr>
        <w:t xml:space="preserve"> أجهزة أو </w:t>
      </w:r>
      <w:del w:id="1708" w:author="Claude" w:date="2026-09-23T10:00:00Z">
        <w:r>
          <w:rPr>
            <w:rFonts w:ascii="Arial" w:cs="Arial" w:eastAsia="Arial" w:hAnsi="Arial"/>
            <w:sz w:val="28"/>
            <w:szCs w:val="28"/>
            <w:rtl w:val="1"/>
          </w:rPr>
          <w:delText xml:space="preserve">مواد</w:delText>
        </w:r>
      </w:del>
      <w:ins w:id="1709" w:author="Claude" w:date="2026-09-23T10:00:00Z">
        <w:r>
          <w:rPr>
            <w:rFonts w:ascii="Arial" w:cs="Arial" w:eastAsia="Arial" w:hAnsi="Arial"/>
            <w:sz w:val="28"/>
            <w:szCs w:val="28"/>
            <w:rtl w:val="1"/>
          </w:rPr>
          <w:t xml:space="preserve">مستلزمات</w:t>
        </w:r>
      </w:ins>
      <w:r>
        <w:rPr>
          <w:rFonts w:ascii="Arial" w:cs="Arial" w:eastAsia="Arial" w:hAnsi="Arial"/>
          <w:sz w:val="28"/>
          <w:szCs w:val="28"/>
          <w:rtl w:val="1"/>
        </w:rPr>
        <w:t xml:space="preserve"> </w:t>
      </w:r>
      <w:del w:id="1710" w:author="Claude" w:date="2026-09-23T10:00:00Z">
        <w:r>
          <w:rPr>
            <w:rFonts w:ascii="Arial" w:cs="Arial" w:eastAsia="Arial" w:hAnsi="Arial"/>
            <w:sz w:val="28"/>
            <w:szCs w:val="28"/>
            <w:rtl w:val="1"/>
          </w:rPr>
          <w:delText xml:space="preserve">استهلاكية متخصصة.</w:delText>
        </w:r>
      </w:del>
      <w:ins w:id="1711" w:author="Claude" w:date="2026-09-23T10:00:00Z">
        <w:r>
          <w:rPr>
            <w:rFonts w:ascii="Arial" w:cs="Arial" w:eastAsia="Arial" w:hAnsi="Arial"/>
            <w:sz w:val="28"/>
            <w:szCs w:val="28"/>
            <w:rtl w:val="1"/>
          </w:rPr>
          <w:t xml:space="preserve">خاصة.</w:t>
        </w:r>
      </w:ins>
    </w:p>
    <w:p w:rsidR="00000000" w:rsidDel="00000000" w:rsidP="00000000" w:rsidRDefault="00000000" w:rsidRPr="00000000" w14:paraId="00000049">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712" w:author="Claude" w:date="2026-09-23T10:00:00Z">
        <w:r>
          <w:rPr>
            <w:rFonts w:ascii="Arial" w:cs="Arial" w:eastAsia="Arial" w:hAnsi="Arial"/>
            <w:sz w:val="28"/>
            <w:szCs w:val="28"/>
            <w:rtl w:val="1"/>
          </w:rPr>
          <w:delText xml:space="preserve">تحديد</w:delText>
        </w:r>
      </w:del>
      <w:ins w:id="1713" w:author="Claude" w:date="2026-09-23T10:00:00Z">
        <w:r>
          <w:rPr>
            <w:rFonts w:ascii="Arial" w:cs="Arial" w:eastAsia="Arial" w:hAnsi="Arial"/>
            <w:sz w:val="28"/>
            <w:szCs w:val="28"/>
            <w:rtl w:val="1"/>
          </w:rPr>
          <w:t xml:space="preserve">لا شيء يمر دون مراجعة: يحدد ريمارك</w:t>
        </w:r>
      </w:ins>
      <w:r>
        <w:rPr>
          <w:rFonts w:ascii="Arial" w:cs="Arial" w:eastAsia="Arial" w:hAnsi="Arial"/>
          <w:sz w:val="28"/>
          <w:szCs w:val="28"/>
          <w:rtl w:val="1"/>
        </w:rPr>
        <w:t xml:space="preserve"> العلامات غير </w:t>
      </w:r>
      <w:del w:id="1714" w:author="Claude" w:date="2026-09-23T10:00:00Z">
        <w:r>
          <w:rPr>
            <w:rFonts w:ascii="Arial" w:cs="Arial" w:eastAsia="Arial" w:hAnsi="Arial"/>
            <w:sz w:val="28"/>
            <w:szCs w:val="28"/>
            <w:rtl w:val="1"/>
          </w:rPr>
          <w:delText xml:space="preserve">الواضحة</w:delText>
        </w:r>
      </w:del>
      <w:ins w:id="1715" w:author="Claude" w:date="2026-09-23T10:00:00Z">
        <w:r>
          <w:rPr>
            <w:rFonts w:ascii="Arial" w:cs="Arial" w:eastAsia="Arial" w:hAnsi="Arial"/>
            <w:sz w:val="28"/>
            <w:szCs w:val="28"/>
            <w:rtl w:val="1"/>
          </w:rPr>
          <w:t xml:space="preserve">الواضحة،</w:t>
        </w:r>
      </w:ins>
      <w:r>
        <w:rPr>
          <w:rFonts w:ascii="Arial" w:cs="Arial" w:eastAsia="Arial" w:hAnsi="Arial"/>
          <w:sz w:val="28"/>
          <w:szCs w:val="28"/>
          <w:rtl w:val="1"/>
        </w:rPr>
        <w:t xml:space="preserve"> والبيانات </w:t>
      </w:r>
      <w:del w:id="1716" w:author="Claude" w:date="2026-09-23T10:00:00Z">
        <w:r>
          <w:rPr>
            <w:rFonts w:ascii="Arial" w:cs="Arial" w:eastAsia="Arial" w:hAnsi="Arial"/>
            <w:sz w:val="28"/>
            <w:szCs w:val="28"/>
            <w:rtl w:val="1"/>
          </w:rPr>
          <w:delText xml:space="preserve">الناقصة</w:delText>
        </w:r>
      </w:del>
      <w:ins w:id="1717" w:author="Claude" w:date="2026-09-23T10:00:00Z">
        <w:r>
          <w:rPr>
            <w:rFonts w:ascii="Arial" w:cs="Arial" w:eastAsia="Arial" w:hAnsi="Arial"/>
            <w:sz w:val="28"/>
            <w:szCs w:val="28"/>
            <w:rtl w:val="1"/>
          </w:rPr>
          <w:t xml:space="preserve">الناقصة،</w:t>
        </w:r>
      </w:ins>
      <w:r>
        <w:rPr>
          <w:rFonts w:ascii="Arial" w:cs="Arial" w:eastAsia="Arial" w:hAnsi="Arial"/>
          <w:sz w:val="28"/>
          <w:szCs w:val="28"/>
          <w:rtl w:val="1"/>
        </w:rPr>
        <w:t xml:space="preserve"> والسجلات </w:t>
      </w:r>
      <w:del w:id="1718" w:author="Claude" w:date="2026-09-23T10:00:00Z">
        <w:r>
          <w:rPr>
            <w:rFonts w:ascii="Arial" w:cs="Arial" w:eastAsia="Arial" w:hAnsi="Arial"/>
            <w:sz w:val="28"/>
            <w:szCs w:val="28"/>
            <w:rtl w:val="1"/>
          </w:rPr>
          <w:delText xml:space="preserve">المكررة</w:delText>
        </w:r>
      </w:del>
      <w:ins w:id="1719" w:author="Claude" w:date="2026-09-23T10:00:00Z">
        <w:r>
          <w:rPr>
            <w:rFonts w:ascii="Arial" w:cs="Arial" w:eastAsia="Arial" w:hAnsi="Arial"/>
            <w:sz w:val="28"/>
            <w:szCs w:val="28"/>
            <w:rtl w:val="1"/>
          </w:rPr>
          <w:t xml:space="preserve">المكررة،</w:t>
        </w:r>
      </w:ins>
      <w:r>
        <w:rPr>
          <w:rFonts w:ascii="Arial" w:cs="Arial" w:eastAsia="Arial" w:hAnsi="Arial"/>
          <w:sz w:val="28"/>
          <w:szCs w:val="28"/>
          <w:rtl w:val="1"/>
        </w:rPr>
        <w:t xml:space="preserve"> والإجابات غير </w:t>
      </w:r>
      <w:del w:id="1720" w:author="Claude" w:date="2026-09-23T10:00:00Z">
        <w:r>
          <w:rPr>
            <w:rFonts w:ascii="Arial" w:cs="Arial" w:eastAsia="Arial" w:hAnsi="Arial"/>
            <w:sz w:val="28"/>
            <w:szCs w:val="28"/>
            <w:rtl w:val="1"/>
          </w:rPr>
          <w:delText xml:space="preserve">المعتادة</w:delText>
        </w:r>
      </w:del>
      <w:ins w:id="1721" w:author="Claude" w:date="2026-09-23T10:00:00Z">
        <w:r>
          <w:rPr>
            <w:rFonts w:ascii="Arial" w:cs="Arial" w:eastAsia="Arial" w:hAnsi="Arial"/>
            <w:sz w:val="28"/>
            <w:szCs w:val="28"/>
            <w:rtl w:val="1"/>
          </w:rPr>
          <w:t xml:space="preserve">المعتادة،</w:t>
        </w:r>
      </w:ins>
      <w:r>
        <w:rPr>
          <w:rFonts w:ascii="Arial" w:cs="Arial" w:eastAsia="Arial" w:hAnsi="Arial"/>
          <w:sz w:val="28"/>
          <w:szCs w:val="28"/>
          <w:rtl w:val="1"/>
        </w:rPr>
        <w:t xml:space="preserve"> </w:t>
      </w:r>
      <w:del w:id="1722" w:author="Claude" w:date="2026-09-23T10:00:00Z">
        <w:r>
          <w:rPr>
            <w:rFonts w:ascii="Arial" w:cs="Arial" w:eastAsia="Arial" w:hAnsi="Arial"/>
            <w:sz w:val="28"/>
            <w:szCs w:val="28"/>
            <w:rtl w:val="1"/>
          </w:rPr>
          <w:delText xml:space="preserve">لمراجعتها</w:delText>
        </w:r>
      </w:del>
      <w:ins w:id="1723" w:author="Claude" w:date="2026-09-23T10:00:00Z">
        <w:r>
          <w:rPr>
            <w:rFonts w:ascii="Arial" w:cs="Arial" w:eastAsia="Arial" w:hAnsi="Arial"/>
            <w:sz w:val="28"/>
            <w:szCs w:val="28"/>
            <w:rtl w:val="1"/>
          </w:rPr>
          <w:t xml:space="preserve">لتراجعها</w:t>
        </w:r>
      </w:ins>
      <w:r>
        <w:rPr>
          <w:rFonts w:ascii="Arial" w:cs="Arial" w:eastAsia="Arial" w:hAnsi="Arial"/>
          <w:sz w:val="28"/>
          <w:szCs w:val="28"/>
          <w:rtl w:val="1"/>
        </w:rPr>
        <w:t xml:space="preserve"> </w:t>
      </w:r>
      <w:del w:id="1724" w:author="Claude" w:date="2026-09-23T10:00:00Z">
        <w:r>
          <w:rPr>
            <w:rFonts w:ascii="Arial" w:cs="Arial" w:eastAsia="Arial" w:hAnsi="Arial"/>
            <w:sz w:val="28"/>
            <w:szCs w:val="28"/>
            <w:rtl w:val="1"/>
          </w:rPr>
          <w:delText xml:space="preserve">بشريًا</w:delText>
        </w:r>
      </w:del>
      <w:ins w:id="1725" w:author="Claude" w:date="2026-09-23T10:00:00Z">
        <w:r>
          <w:rPr>
            <w:rFonts w:ascii="Arial" w:cs="Arial" w:eastAsia="Arial" w:hAnsi="Arial"/>
            <w:sz w:val="28"/>
            <w:szCs w:val="28"/>
            <w:rtl w:val="1"/>
          </w:rPr>
          <w:t xml:space="preserve">بنفسك</w:t>
        </w:r>
      </w:ins>
      <w:r>
        <w:rPr>
          <w:rFonts w:ascii="Arial" w:cs="Arial" w:eastAsia="Arial" w:hAnsi="Arial"/>
          <w:sz w:val="28"/>
          <w:szCs w:val="28"/>
          <w:rtl w:val="1"/>
        </w:rPr>
        <w:t xml:space="preserve"> قبل اعتماد </w:t>
      </w:r>
      <w:del w:id="1726" w:author="Claude" w:date="2026-09-23T10:00:00Z">
        <w:r>
          <w:rPr>
            <w:rFonts w:ascii="Arial" w:cs="Arial" w:eastAsia="Arial" w:hAnsi="Arial"/>
            <w:sz w:val="28"/>
            <w:szCs w:val="28"/>
            <w:rtl w:val="1"/>
          </w:rPr>
          <w:delText xml:space="preserve">النتائج النهائية.</w:delText>
        </w:r>
      </w:del>
      <w:ins w:id="1727" w:author="Claude" w:date="2026-09-23T10:00:00Z">
        <w:r>
          <w:rPr>
            <w:rFonts w:ascii="Arial" w:cs="Arial" w:eastAsia="Arial" w:hAnsi="Arial"/>
            <w:sz w:val="28"/>
            <w:szCs w:val="28"/>
            <w:rtl w:val="1"/>
          </w:rPr>
          <w:t xml:space="preserve">النتائج.</w:t>
        </w:r>
      </w:ins>
    </w:p>
    <w:p w:rsidR="00000000" w:rsidDel="00000000" w:rsidP="00000000" w:rsidRDefault="00000000" w:rsidRPr="00000000" w14:paraId="0000004A">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w:t>
      </w:r>
      <w:del w:id="1728" w:author="Claude" w:date="2026-09-23T10:00:00Z">
        <w:r>
          <w:rPr>
            <w:rFonts w:ascii="Arial" w:cs="Arial" w:eastAsia="Arial" w:hAnsi="Arial"/>
            <w:sz w:val="28"/>
            <w:szCs w:val="28"/>
            <w:rtl w:val="1"/>
          </w:rPr>
          <w:delText xml:space="preserve"> الاستفادة من</w:delText>
        </w:r>
      </w:del>
      <w:r>
        <w:rPr>
          <w:rFonts w:ascii="Arial" w:cs="Arial" w:eastAsia="Arial" w:hAnsi="Arial"/>
          <w:sz w:val="28"/>
          <w:szCs w:val="28"/>
          <w:rtl w:val="1"/>
        </w:rPr>
        <w:t xml:space="preserve"> 29 تقريرًا تحليليًا </w:t>
      </w:r>
      <w:del w:id="1729" w:author="Claude" w:date="2026-09-23T10:00:00Z">
        <w:r>
          <w:rPr>
            <w:rFonts w:ascii="Arial" w:cs="Arial" w:eastAsia="Arial" w:hAnsi="Arial"/>
            <w:sz w:val="28"/>
            <w:szCs w:val="28"/>
            <w:rtl w:val="1"/>
          </w:rPr>
          <w:delText xml:space="preserve">لدراسة</w:delText>
        </w:r>
      </w:del>
      <w:ins w:id="1730" w:author="Claude" w:date="2026-09-23T10:00:00Z">
        <w:r>
          <w:rPr>
            <w:rFonts w:ascii="Arial" w:cs="Arial" w:eastAsia="Arial" w:hAnsi="Arial"/>
            <w:sz w:val="28"/>
            <w:szCs w:val="28"/>
            <w:rtl w:val="1"/>
          </w:rPr>
          <w:t xml:space="preserve">جاهزًا لقراءة</w:t>
        </w:r>
      </w:ins>
      <w:r>
        <w:rPr>
          <w:rFonts w:ascii="Arial" w:cs="Arial" w:eastAsia="Arial" w:hAnsi="Arial"/>
          <w:sz w:val="28"/>
          <w:szCs w:val="28"/>
          <w:rtl w:val="1"/>
        </w:rPr>
        <w:t xml:space="preserve"> أداء الطالب والصف والاختبار </w:t>
      </w:r>
      <w:del w:id="1731" w:author="Claude" w:date="2026-09-23T10:00:00Z">
        <w:r>
          <w:rPr>
            <w:rFonts w:ascii="Arial" w:cs="Arial" w:eastAsia="Arial" w:hAnsi="Arial"/>
            <w:sz w:val="28"/>
            <w:szCs w:val="28"/>
            <w:rtl w:val="1"/>
          </w:rPr>
          <w:delText xml:space="preserve">والأسئلة،</w:delText>
        </w:r>
      </w:del>
      <w:ins w:id="1732" w:author="Claude" w:date="2026-09-23T10:00:00Z">
        <w:r>
          <w:rPr>
            <w:rFonts w:ascii="Arial" w:cs="Arial" w:eastAsia="Arial" w:hAnsi="Arial"/>
            <w:sz w:val="28"/>
            <w:szCs w:val="28"/>
            <w:rtl w:val="1"/>
          </w:rPr>
          <w:t xml:space="preserve">وكل</w:t>
        </w:r>
      </w:ins>
      <w:r>
        <w:rPr>
          <w:rFonts w:ascii="Arial" w:cs="Arial" w:eastAsia="Arial" w:hAnsi="Arial"/>
          <w:sz w:val="28"/>
          <w:szCs w:val="28"/>
          <w:rtl w:val="1"/>
        </w:rPr>
        <w:t xml:space="preserve"> </w:t>
      </w:r>
      <w:del w:id="1733" w:author="Claude" w:date="2026-09-23T10:00:00Z">
        <w:r>
          <w:rPr>
            <w:rFonts w:ascii="Arial" w:cs="Arial" w:eastAsia="Arial" w:hAnsi="Arial"/>
            <w:sz w:val="28"/>
            <w:szCs w:val="28"/>
            <w:rtl w:val="1"/>
          </w:rPr>
          <w:delText xml:space="preserve">وتحليل</w:delText>
        </w:r>
      </w:del>
      <w:ins w:id="1734" w:author="Claude" w:date="2026-09-23T10:00:00Z">
        <w:r>
          <w:rPr>
            <w:rFonts w:ascii="Arial" w:cs="Arial" w:eastAsia="Arial" w:hAnsi="Arial"/>
            <w:sz w:val="28"/>
            <w:szCs w:val="28"/>
            <w:rtl w:val="1"/>
          </w:rPr>
          <w:t xml:space="preserve">سؤال، ومعرفة</w:t>
        </w:r>
      </w:ins>
      <w:r>
        <w:rPr>
          <w:rFonts w:ascii="Arial" w:cs="Arial" w:eastAsia="Arial" w:hAnsi="Arial"/>
          <w:sz w:val="28"/>
          <w:szCs w:val="28"/>
          <w:rtl w:val="1"/>
        </w:rPr>
        <w:t xml:space="preserve"> مدى ارتباط النتائج بمخرجات التعلم المستهدفة.</w:t>
      </w:r>
    </w:p>
    <w:p w:rsidR="00000000" w:rsidDel="00000000" w:rsidP="00000000" w:rsidRDefault="00000000" w:rsidRPr="00000000" w14:paraId="0000004B">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735" w:author="Claude" w:date="2026-09-23T10:00:00Z">
        <w:r>
          <w:rPr>
            <w:rFonts w:ascii="Arial" w:cs="Arial" w:eastAsia="Arial" w:hAnsi="Arial"/>
            <w:sz w:val="28"/>
            <w:szCs w:val="28"/>
            <w:rtl w:val="1"/>
          </w:rPr>
          <w:delText xml:space="preserve">تصدير</w:delText>
        </w:r>
      </w:del>
      <w:ins w:id="1736" w:author="Claude" w:date="2026-09-23T10:00:00Z">
        <w:r>
          <w:rPr>
            <w:rFonts w:ascii="Arial" w:cs="Arial" w:eastAsia="Arial" w:hAnsi="Arial"/>
            <w:sz w:val="28"/>
            <w:szCs w:val="28"/>
            <w:rtl w:val="1"/>
          </w:rPr>
          <w:t xml:space="preserve">صدّر</w:t>
        </w:r>
      </w:ins>
      <w:r>
        <w:rPr>
          <w:rFonts w:ascii="Arial" w:cs="Arial" w:eastAsia="Arial" w:hAnsi="Arial"/>
          <w:sz w:val="28"/>
          <w:szCs w:val="28"/>
          <w:rtl w:val="1"/>
        </w:rPr>
        <w:t xml:space="preserve"> </w:t>
      </w:r>
      <w:del w:id="1737" w:author="Claude" w:date="2026-09-23T10:00:00Z">
        <w:r>
          <w:rPr>
            <w:rFonts w:ascii="Arial" w:cs="Arial" w:eastAsia="Arial" w:hAnsi="Arial"/>
            <w:sz w:val="28"/>
            <w:szCs w:val="28"/>
            <w:rtl w:val="1"/>
          </w:rPr>
          <w:delText xml:space="preserve">البيانات</w:delText>
        </w:r>
      </w:del>
      <w:ins w:id="1738" w:author="Claude" w:date="2026-09-23T10:00:00Z">
        <w:r>
          <w:rPr>
            <w:rFonts w:ascii="Arial" w:cs="Arial" w:eastAsia="Arial" w:hAnsi="Arial"/>
            <w:sz w:val="28"/>
            <w:szCs w:val="28"/>
            <w:rtl w:val="1"/>
          </w:rPr>
          <w:t xml:space="preserve">بياناتك</w:t>
        </w:r>
      </w:ins>
      <w:r>
        <w:rPr>
          <w:rFonts w:ascii="Arial" w:cs="Arial" w:eastAsia="Arial" w:hAnsi="Arial"/>
          <w:sz w:val="28"/>
          <w:szCs w:val="28"/>
          <w:rtl w:val="1"/>
        </w:rPr>
        <w:t xml:space="preserve"> بأكثر من 30 </w:t>
      </w:r>
      <w:del w:id="1739" w:author="Claude" w:date="2026-09-23T10:00:00Z">
        <w:r>
          <w:rPr>
            <w:rFonts w:ascii="Arial" w:cs="Arial" w:eastAsia="Arial" w:hAnsi="Arial"/>
            <w:sz w:val="28"/>
            <w:szCs w:val="28"/>
            <w:rtl w:val="1"/>
          </w:rPr>
          <w:delText xml:space="preserve">صيغة</w:delText>
        </w:r>
      </w:del>
      <w:ins w:id="1740" w:author="Claude" w:date="2026-09-23T10:00:00Z">
        <w:r>
          <w:rPr>
            <w:rFonts w:ascii="Arial" w:cs="Arial" w:eastAsia="Arial" w:hAnsi="Arial"/>
            <w:sz w:val="28"/>
            <w:szCs w:val="28"/>
            <w:rtl w:val="1"/>
          </w:rPr>
          <w:t xml:space="preserve">صيغة،</w:t>
        </w:r>
      </w:ins>
      <w:r>
        <w:rPr>
          <w:rFonts w:ascii="Arial" w:cs="Arial" w:eastAsia="Arial" w:hAnsi="Arial"/>
          <w:sz w:val="28"/>
          <w:szCs w:val="28"/>
          <w:rtl w:val="1"/>
        </w:rPr>
        <w:t xml:space="preserve"> </w:t>
      </w:r>
      <w:del w:id="1741" w:author="Claude" w:date="2026-09-23T10:00:00Z">
        <w:r>
          <w:rPr>
            <w:rFonts w:ascii="Arial" w:cs="Arial" w:eastAsia="Arial" w:hAnsi="Arial"/>
            <w:sz w:val="28"/>
            <w:szCs w:val="28"/>
            <w:rtl w:val="1"/>
          </w:rPr>
          <w:delText xml:space="preserve">مختلفة</w:delText>
        </w:r>
      </w:del>
      <w:ins w:id="1742" w:author="Claude" w:date="2026-09-23T10:00:00Z">
        <w:r>
          <w:rPr>
            <w:rFonts w:ascii="Arial" w:cs="Arial" w:eastAsia="Arial" w:hAnsi="Arial"/>
            <w:sz w:val="28"/>
            <w:szCs w:val="28"/>
            <w:rtl w:val="1"/>
          </w:rPr>
          <w:t xml:space="preserve">لتستخدمها</w:t>
        </w:r>
      </w:ins>
      <w:r>
        <w:rPr>
          <w:rFonts w:ascii="Arial" w:cs="Arial" w:eastAsia="Arial" w:hAnsi="Arial"/>
          <w:sz w:val="28"/>
          <w:szCs w:val="28"/>
          <w:rtl w:val="1"/>
        </w:rPr>
        <w:t xml:space="preserve"> </w:t>
      </w:r>
      <w:del w:id="1743" w:author="Claude" w:date="2026-09-23T10:00:00Z">
        <w:r>
          <w:rPr>
            <w:rFonts w:ascii="Arial" w:cs="Arial" w:eastAsia="Arial" w:hAnsi="Arial"/>
            <w:sz w:val="28"/>
            <w:szCs w:val="28"/>
            <w:rtl w:val="1"/>
          </w:rPr>
          <w:delText xml:space="preserve">لاستخدامها</w:delText>
        </w:r>
      </w:del>
      <w:ins w:id="1744" w:author="Claude" w:date="2026-09-23T10:00:00Z">
        <w:r>
          <w:rPr>
            <w:rFonts w:ascii="Arial" w:cs="Arial" w:eastAsia="Arial" w:hAnsi="Arial"/>
            <w:sz w:val="28"/>
            <w:szCs w:val="28"/>
            <w:rtl w:val="1"/>
          </w:rPr>
          <w:t xml:space="preserve">مباشرة</w:t>
        </w:r>
      </w:ins>
      <w:r>
        <w:rPr>
          <w:rFonts w:ascii="Arial" w:cs="Arial" w:eastAsia="Arial" w:hAnsi="Arial"/>
          <w:sz w:val="28"/>
          <w:szCs w:val="28"/>
          <w:rtl w:val="1"/>
        </w:rPr>
        <w:t xml:space="preserve"> في جداول البيانات، </w:t>
      </w:r>
      <w:del w:id="1745" w:author="Claude" w:date="2026-09-23T10:00:00Z">
        <w:r>
          <w:rPr>
            <w:rFonts w:ascii="Arial" w:cs="Arial" w:eastAsia="Arial" w:hAnsi="Arial"/>
            <w:sz w:val="28"/>
            <w:szCs w:val="28"/>
            <w:rtl w:val="1"/>
          </w:rPr>
          <w:delText xml:space="preserve">وعمليات نظم</w:delText>
        </w:r>
      </w:del>
      <w:ins w:id="1746" w:author="Claude" w:date="2026-09-23T10:00:00Z">
        <w:r>
          <w:rPr>
            <w:rFonts w:ascii="Arial" w:cs="Arial" w:eastAsia="Arial" w:hAnsi="Arial"/>
            <w:sz w:val="28"/>
            <w:szCs w:val="28"/>
            <w:rtl w:val="1"/>
          </w:rPr>
          <w:t xml:space="preserve">وأنظمة</w:t>
        </w:r>
      </w:ins>
      <w:r>
        <w:rPr>
          <w:rFonts w:ascii="Arial" w:cs="Arial" w:eastAsia="Arial" w:hAnsi="Arial"/>
          <w:sz w:val="28"/>
          <w:szCs w:val="28"/>
          <w:rtl w:val="1"/>
        </w:rPr>
        <w:t xml:space="preserve"> معلومات الطلاب، والتقارير المؤسسية.</w:t>
      </w:r>
    </w:p>
    <w:p w:rsidR="00000000" w:rsidDel="00000000" w:rsidP="00000000" w:rsidRDefault="00000000" w:rsidRPr="00000000" w14:paraId="0000004C">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w:t>
      </w:r>
      <w:del w:id="1747" w:author="Claude" w:date="2026-09-23T10:00:00Z">
        <w:r>
          <w:rPr>
            <w:rFonts w:ascii="Arial" w:cs="Arial" w:eastAsia="Arial" w:hAnsi="Arial"/>
            <w:sz w:val="28"/>
            <w:szCs w:val="28"/>
            <w:rtl w:val="1"/>
          </w:rPr>
          <w:delText xml:space="preserve">الاحتفاظ</w:delText>
        </w:r>
      </w:del>
      <w:ins w:id="1748" w:author="Claude" w:date="2026-09-23T10:00:00Z">
        <w:r>
          <w:rPr>
            <w:rFonts w:ascii="Arial" w:cs="Arial" w:eastAsia="Arial" w:hAnsi="Arial"/>
            <w:sz w:val="28"/>
            <w:szCs w:val="28"/>
            <w:rtl w:val="1"/>
          </w:rPr>
          <w:t xml:space="preserve">احتفظ</w:t>
        </w:r>
      </w:ins>
      <w:r>
        <w:rPr>
          <w:rFonts w:ascii="Arial" w:cs="Arial" w:eastAsia="Arial" w:hAnsi="Arial"/>
          <w:sz w:val="28"/>
          <w:szCs w:val="28"/>
          <w:rtl w:val="1"/>
        </w:rPr>
        <w:t xml:space="preserve"> بنسخ رقمية من </w:t>
      </w:r>
      <w:del w:id="1749" w:author="Claude" w:date="2026-09-23T10:00:00Z">
        <w:r>
          <w:rPr>
            <w:rFonts w:ascii="Arial" w:cs="Arial" w:eastAsia="Arial" w:hAnsi="Arial"/>
            <w:sz w:val="28"/>
            <w:szCs w:val="28"/>
            <w:rtl w:val="1"/>
          </w:rPr>
          <w:delText xml:space="preserve">نماذج</w:delText>
        </w:r>
      </w:del>
      <w:ins w:id="1750" w:author="Claude" w:date="2026-09-23T10:00:00Z">
        <w:r>
          <w:rPr>
            <w:rFonts w:ascii="Arial" w:cs="Arial" w:eastAsia="Arial" w:hAnsi="Arial"/>
            <w:sz w:val="28"/>
            <w:szCs w:val="28"/>
            <w:rtl w:val="1"/>
          </w:rPr>
          <w:t xml:space="preserve">أوراق</w:t>
        </w:r>
      </w:ins>
      <w:r>
        <w:rPr>
          <w:rFonts w:ascii="Arial" w:cs="Arial" w:eastAsia="Arial" w:hAnsi="Arial"/>
          <w:sz w:val="28"/>
          <w:szCs w:val="28"/>
          <w:rtl w:val="1"/>
        </w:rPr>
        <w:t xml:space="preserve"> الإجابة، </w:t>
      </w:r>
      <w:del w:id="1751" w:author="Claude" w:date="2026-09-23T10:00:00Z">
        <w:r>
          <w:rPr>
            <w:rFonts w:ascii="Arial" w:cs="Arial" w:eastAsia="Arial" w:hAnsi="Arial"/>
            <w:sz w:val="28"/>
            <w:szCs w:val="28"/>
            <w:rtl w:val="1"/>
          </w:rPr>
          <w:delText xml:space="preserve">وتتبع</w:delText>
        </w:r>
      </w:del>
      <w:ins w:id="1752" w:author="Claude" w:date="2026-09-23T10:00:00Z">
        <w:r>
          <w:rPr>
            <w:rFonts w:ascii="Arial" w:cs="Arial" w:eastAsia="Arial" w:hAnsi="Arial"/>
            <w:sz w:val="28"/>
            <w:szCs w:val="28"/>
            <w:rtl w:val="1"/>
          </w:rPr>
          <w:t xml:space="preserve">وتتبّع</w:t>
        </w:r>
      </w:ins>
      <w:r>
        <w:rPr>
          <w:rFonts w:ascii="Arial" w:cs="Arial" w:eastAsia="Arial" w:hAnsi="Arial"/>
          <w:sz w:val="28"/>
          <w:szCs w:val="28"/>
          <w:rtl w:val="1"/>
        </w:rPr>
        <w:t xml:space="preserve"> </w:t>
      </w:r>
      <w:del w:id="1753" w:author="Claude" w:date="2026-09-23T10:00:00Z">
        <w:r>
          <w:rPr>
            <w:rFonts w:ascii="Arial" w:cs="Arial" w:eastAsia="Arial" w:hAnsi="Arial"/>
            <w:sz w:val="28"/>
            <w:szCs w:val="28"/>
            <w:rtl w:val="1"/>
          </w:rPr>
          <w:delText xml:space="preserve">التعديلات</w:delText>
        </w:r>
      </w:del>
      <w:ins w:id="1754" w:author="Claude" w:date="2026-09-23T10:00:00Z">
        <w:r>
          <w:rPr>
            <w:rFonts w:ascii="Arial" w:cs="Arial" w:eastAsia="Arial" w:hAnsi="Arial"/>
            <w:sz w:val="28"/>
            <w:szCs w:val="28"/>
            <w:rtl w:val="1"/>
          </w:rPr>
          <w:t xml:space="preserve">أي</w:t>
        </w:r>
      </w:ins>
      <w:r>
        <w:rPr>
          <w:rFonts w:ascii="Arial" w:cs="Arial" w:eastAsia="Arial" w:hAnsi="Arial"/>
          <w:sz w:val="28"/>
          <w:szCs w:val="28"/>
          <w:rtl w:val="1"/>
        </w:rPr>
        <w:t xml:space="preserve"> </w:t>
      </w:r>
      <w:del w:id="1755" w:author="Claude" w:date="2026-09-23T10:00:00Z">
        <w:r>
          <w:rPr>
            <w:rFonts w:ascii="Arial" w:cs="Arial" w:eastAsia="Arial" w:hAnsi="Arial"/>
            <w:sz w:val="28"/>
            <w:szCs w:val="28"/>
            <w:rtl w:val="1"/>
          </w:rPr>
          <w:delText xml:space="preserve">التي تتم</w:delText>
        </w:r>
      </w:del>
      <w:ins w:id="1756" w:author="Claude" w:date="2026-09-23T10:00:00Z">
        <w:r>
          <w:rPr>
            <w:rFonts w:ascii="Arial" w:cs="Arial" w:eastAsia="Arial" w:hAnsi="Arial"/>
            <w:sz w:val="28"/>
            <w:szCs w:val="28"/>
            <w:rtl w:val="1"/>
          </w:rPr>
          <w:t xml:space="preserve">تعديل</w:t>
        </w:r>
      </w:ins>
      <w:r>
        <w:rPr>
          <w:rFonts w:ascii="Arial" w:cs="Arial" w:eastAsia="Arial" w:hAnsi="Arial"/>
          <w:sz w:val="28"/>
          <w:szCs w:val="28"/>
          <w:rtl w:val="1"/>
        </w:rPr>
        <w:t xml:space="preserve"> على الإجابات، </w:t>
      </w:r>
      <w:del w:id="1757" w:author="Claude" w:date="2026-09-23T10:00:00Z">
        <w:r>
          <w:rPr>
            <w:rFonts w:ascii="Arial" w:cs="Arial" w:eastAsia="Arial" w:hAnsi="Arial"/>
            <w:sz w:val="28"/>
            <w:szCs w:val="28"/>
            <w:rtl w:val="1"/>
          </w:rPr>
          <w:delText xml:space="preserve">وحفظ</w:delText>
        </w:r>
      </w:del>
      <w:ins w:id="1758" w:author="Claude" w:date="2026-09-23T10:00:00Z">
        <w:r>
          <w:rPr>
            <w:rFonts w:ascii="Arial" w:cs="Arial" w:eastAsia="Arial" w:hAnsi="Arial"/>
            <w:sz w:val="28"/>
            <w:szCs w:val="28"/>
            <w:rtl w:val="1"/>
          </w:rPr>
          <w:t xml:space="preserve">واحفظ</w:t>
        </w:r>
      </w:ins>
      <w:r>
        <w:rPr>
          <w:rFonts w:ascii="Arial" w:cs="Arial" w:eastAsia="Arial" w:hAnsi="Arial"/>
          <w:sz w:val="28"/>
          <w:szCs w:val="28"/>
          <w:rtl w:val="1"/>
        </w:rPr>
        <w:t xml:space="preserve"> بيانات </w:t>
      </w:r>
      <w:del w:id="1759" w:author="Claude" w:date="2026-09-23T10:00:00Z">
        <w:r>
          <w:rPr>
            <w:rFonts w:ascii="Arial" w:cs="Arial" w:eastAsia="Arial" w:hAnsi="Arial"/>
            <w:sz w:val="28"/>
            <w:szCs w:val="28"/>
            <w:rtl w:val="1"/>
          </w:rPr>
          <w:delText xml:space="preserve">الاختبارات</w:delText>
        </w:r>
      </w:del>
      <w:ins w:id="1760" w:author="Claude" w:date="2026-09-23T10:00:00Z">
        <w:r>
          <w:rPr>
            <w:rFonts w:ascii="Arial" w:cs="Arial" w:eastAsia="Arial" w:hAnsi="Arial"/>
            <w:sz w:val="28"/>
            <w:szCs w:val="28"/>
            <w:rtl w:val="1"/>
          </w:rPr>
          <w:t xml:space="preserve">الاختبارات،</w:t>
        </w:r>
      </w:ins>
      <w:r>
        <w:rPr>
          <w:rFonts w:ascii="Arial" w:cs="Arial" w:eastAsia="Arial" w:hAnsi="Arial"/>
          <w:sz w:val="28"/>
          <w:szCs w:val="28"/>
          <w:rtl w:val="1"/>
        </w:rPr>
        <w:t xml:space="preserve"> </w:t>
      </w:r>
      <w:del w:id="1761" w:author="Claude" w:date="2026-09-23T10:00:00Z">
        <w:r>
          <w:rPr>
            <w:rFonts w:ascii="Arial" w:cs="Arial" w:eastAsia="Arial" w:hAnsi="Arial"/>
            <w:sz w:val="28"/>
            <w:szCs w:val="28"/>
            <w:rtl w:val="1"/>
          </w:rPr>
          <w:delText xml:space="preserve">بما</w:delText>
        </w:r>
      </w:del>
      <w:ins w:id="1762" w:author="Claude" w:date="2026-09-23T10:00:00Z">
        <w:r>
          <w:rPr>
            <w:rFonts w:ascii="Arial" w:cs="Arial" w:eastAsia="Arial" w:hAnsi="Arial"/>
            <w:sz w:val="28"/>
            <w:szCs w:val="28"/>
            <w:rtl w:val="1"/>
          </w:rPr>
          <w:t xml:space="preserve">لشفافية</w:t>
        </w:r>
      </w:ins>
      <w:r>
        <w:rPr>
          <w:rFonts w:ascii="Arial" w:cs="Arial" w:eastAsia="Arial" w:hAnsi="Arial"/>
          <w:sz w:val="28"/>
          <w:szCs w:val="28"/>
          <w:rtl w:val="1"/>
        </w:rPr>
        <w:t xml:space="preserve"> </w:t>
      </w:r>
      <w:del w:id="1763" w:author="Claude" w:date="2026-09-23T10:00:00Z">
        <w:r>
          <w:rPr>
            <w:rFonts w:ascii="Arial" w:cs="Arial" w:eastAsia="Arial" w:hAnsi="Arial"/>
            <w:sz w:val="28"/>
            <w:szCs w:val="28"/>
            <w:rtl w:val="1"/>
          </w:rPr>
          <w:delText xml:space="preserve">يعزز</w:delText>
        </w:r>
      </w:del>
      <w:ins w:id="1764" w:author="Claude" w:date="2026-09-23T10:00:00Z">
        <w:r>
          <w:rPr>
            <w:rFonts w:ascii="Arial" w:cs="Arial" w:eastAsia="Arial" w:hAnsi="Arial"/>
            <w:sz w:val="28"/>
            <w:szCs w:val="28"/>
            <w:rtl w:val="1"/>
          </w:rPr>
          <w:t xml:space="preserve">كاملة</w:t>
        </w:r>
      </w:ins>
      <w:r>
        <w:rPr>
          <w:rFonts w:ascii="Arial" w:cs="Arial" w:eastAsia="Arial" w:hAnsi="Arial"/>
          <w:sz w:val="28"/>
          <w:szCs w:val="28"/>
          <w:rtl w:val="1"/>
        </w:rPr>
        <w:t xml:space="preserve"> </w:t>
      </w:r>
      <w:del w:id="1765" w:author="Claude" w:date="2026-09-23T10:00:00Z">
        <w:r>
          <w:rPr>
            <w:rFonts w:ascii="Arial" w:cs="Arial" w:eastAsia="Arial" w:hAnsi="Arial"/>
            <w:sz w:val="28"/>
            <w:szCs w:val="28"/>
            <w:rtl w:val="1"/>
          </w:rPr>
          <w:delText xml:space="preserve">الشفافية</w:delText>
        </w:r>
      </w:del>
      <w:ins w:id="1766" w:author="Claude" w:date="2026-09-23T10:00:00Z">
        <w:r>
          <w:rPr>
            <w:rFonts w:ascii="Arial" w:cs="Arial" w:eastAsia="Arial" w:hAnsi="Arial"/>
            <w:sz w:val="28"/>
            <w:szCs w:val="28"/>
            <w:rtl w:val="1"/>
          </w:rPr>
          <w:t xml:space="preserve">ورجوع</w:t>
        </w:r>
      </w:ins>
      <w:r>
        <w:rPr>
          <w:rFonts w:ascii="Arial" w:cs="Arial" w:eastAsia="Arial" w:hAnsi="Arial"/>
          <w:sz w:val="28"/>
          <w:szCs w:val="28"/>
          <w:rtl w:val="1"/>
        </w:rPr>
        <w:t xml:space="preserve"> </w:t>
      </w:r>
      <w:del w:id="1767" w:author="Claude" w:date="2026-09-23T10:00:00Z">
        <w:r>
          <w:rPr>
            <w:rFonts w:ascii="Arial" w:cs="Arial" w:eastAsia="Arial" w:hAnsi="Arial"/>
            <w:sz w:val="28"/>
            <w:szCs w:val="28"/>
            <w:rtl w:val="1"/>
          </w:rPr>
          <w:delText xml:space="preserve">ويسهّل الرجوع</w:delText>
        </w:r>
      </w:del>
      <w:ins w:id="1768" w:author="Claude" w:date="2026-09-23T10:00:00Z">
        <w:r>
          <w:rPr>
            <w:rFonts w:ascii="Arial" w:cs="Arial" w:eastAsia="Arial" w:hAnsi="Arial"/>
            <w:sz w:val="28"/>
            <w:szCs w:val="28"/>
            <w:rtl w:val="1"/>
          </w:rPr>
          <w:t xml:space="preserve">سهل</w:t>
        </w:r>
      </w:ins>
      <w:r>
        <w:rPr>
          <w:rFonts w:ascii="Arial" w:cs="Arial" w:eastAsia="Arial" w:hAnsi="Arial"/>
          <w:sz w:val="28"/>
          <w:szCs w:val="28"/>
          <w:rtl w:val="1"/>
        </w:rPr>
        <w:t xml:space="preserve"> إليها </w:t>
      </w:r>
      <w:del w:id="1769" w:author="Claude" w:date="2026-09-23T10:00:00Z">
        <w:r>
          <w:rPr>
            <w:rFonts w:ascii="Arial" w:cs="Arial" w:eastAsia="Arial" w:hAnsi="Arial"/>
            <w:sz w:val="28"/>
            <w:szCs w:val="28"/>
            <w:rtl w:val="1"/>
          </w:rPr>
          <w:delText xml:space="preserve">لاحقًا.</w:delText>
        </w:r>
      </w:del>
      <w:ins w:id="1770" w:author="Claude" w:date="2026-09-23T10:00:00Z">
        <w:r>
          <w:rPr>
            <w:rFonts w:ascii="Arial" w:cs="Arial" w:eastAsia="Arial" w:hAnsi="Arial"/>
            <w:sz w:val="28"/>
            <w:szCs w:val="28"/>
            <w:rtl w:val="1"/>
          </w:rPr>
          <w:t xml:space="preserve">في أي وقت.</w:t>
        </w:r>
      </w:ins>
    </w:p>
    <w:p w:rsidR="00000000" w:rsidDel="00000000" w:rsidP="00000000" w:rsidRDefault="00000000" w:rsidRPr="00000000" w14:paraId="0000004D">
      <w:pPr>
        <w:bidi w:val="1"/>
        <w:spacing w:after="100" w:line="269" w:lineRule="auto"/>
        <w:ind w:left="216" w:right="259" w:hanging="230"/>
        <w:rPr>
          <w:rFonts w:ascii="Arial" w:cs="Arial" w:eastAsia="Arial" w:hAnsi="Arial"/>
          <w:sz w:val="28"/>
          <w:szCs w:val="28"/>
        </w:rPr>
      </w:pPr>
      <w:commentRangeStart w:id="13"/>
      <w:r>
        <w:rPr>
          <w:rtl w:val="0"/>
        </w:rPr>
      </w:r>
      <w:r>
        <w:rPr>
          <w:rFonts w:ascii="Arial" w:cs="Arial" w:eastAsia="Arial" w:hAnsi="Arial"/>
          <w:sz w:val="28"/>
          <w:szCs w:val="28"/>
          <w:rtl w:val="1"/>
        </w:rPr>
        <w:t xml:space="preserve">• </w:t>
      </w:r>
      <w:del w:id="1771" w:author="Claude" w:date="2026-09-23T10:00:00Z">
        <w:r>
          <w:rPr>
            <w:rFonts w:ascii="Arial" w:cs="Arial" w:eastAsia="Arial" w:hAnsi="Arial"/>
            <w:sz w:val="28"/>
            <w:szCs w:val="28"/>
            <w:rtl w:val="1"/>
          </w:rPr>
          <w:delText xml:space="preserve">الاستفادة</w:delText>
        </w:r>
      </w:del>
      <w:ins w:id="1772" w:author="Claude" w:date="2026-09-23T10:00:00Z">
        <w:r>
          <w:rPr>
            <w:rFonts w:ascii="Arial" w:cs="Arial" w:eastAsia="Arial" w:hAnsi="Arial"/>
            <w:sz w:val="28"/>
            <w:szCs w:val="28"/>
            <w:rtl w:val="1"/>
          </w:rPr>
          <w:t xml:space="preserve">مساعد ذكاء اصطناعي مدمج في الإصدار 12.3</w:t>
        </w:r>
      </w:ins>
      <w:r>
        <w:rPr>
          <w:rFonts w:ascii="Arial" w:cs="Arial" w:eastAsia="Arial" w:hAnsi="Arial"/>
          <w:sz w:val="28"/>
          <w:szCs w:val="28"/>
          <w:rtl w:val="1"/>
        </w:rPr>
        <w:t xml:space="preserve"> من </w:t>
      </w:r>
      <w:del w:id="1773" w:author="Claude" w:date="2026-09-23T10:00:00Z">
        <w:r>
          <w:rPr>
            <w:rFonts w:ascii="Arial" w:cs="Arial" w:eastAsia="Arial" w:hAnsi="Arial"/>
            <w:sz w:val="28"/>
            <w:szCs w:val="28"/>
            <w:rtl w:val="1"/>
          </w:rPr>
          <w:delText xml:space="preserve">مساعد</w:delText>
        </w:r>
      </w:del>
      <w:ins w:id="1774" w:author="Claude" w:date="2026-09-23T10:00:00Z">
        <w:r>
          <w:rPr>
            <w:rFonts w:ascii="Arial" w:cs="Arial" w:eastAsia="Arial" w:hAnsi="Arial"/>
            <w:sz w:val="28"/>
            <w:szCs w:val="28"/>
            <w:rtl w:val="1"/>
          </w:rPr>
          <w:t xml:space="preserve">ريمارك،</w:t>
        </w:r>
      </w:ins>
      <w:r>
        <w:rPr>
          <w:rFonts w:ascii="Arial" w:cs="Arial" w:eastAsia="Arial" w:hAnsi="Arial"/>
          <w:sz w:val="28"/>
          <w:szCs w:val="28"/>
          <w:rtl w:val="1"/>
        </w:rPr>
        <w:t xml:space="preserve"> </w:t>
      </w:r>
      <w:del w:id="1775" w:author="Claude" w:date="2026-09-23T10:00:00Z">
        <w:r>
          <w:rPr>
            <w:rFonts w:ascii="Arial" w:cs="Arial" w:eastAsia="Arial" w:hAnsi="Arial"/>
            <w:sz w:val="28"/>
            <w:szCs w:val="28"/>
            <w:rtl w:val="1"/>
          </w:rPr>
          <w:delText xml:space="preserve">الذكاء الاصطناعي المدمج في ريمارك بالإصدار 12.3 لمساعدة المستخدمين</w:delText>
        </w:r>
      </w:del>
      <w:ins w:id="1776" w:author="Claude" w:date="2026-09-23T10:00:00Z">
        <w:r>
          <w:rPr>
            <w:rFonts w:ascii="Arial" w:cs="Arial" w:eastAsia="Arial" w:hAnsi="Arial"/>
            <w:sz w:val="28"/>
            <w:szCs w:val="28"/>
            <w:rtl w:val="1"/>
          </w:rPr>
          <w:t xml:space="preserve">يرشدك</w:t>
        </w:r>
      </w:ins>
      <w:r>
        <w:rPr>
          <w:rFonts w:ascii="Arial" w:cs="Arial" w:eastAsia="Arial" w:hAnsi="Arial"/>
          <w:sz w:val="28"/>
          <w:szCs w:val="28"/>
          <w:rtl w:val="1"/>
        </w:rPr>
        <w:t xml:space="preserve"> في التعامل مع النماذج </w:t>
      </w:r>
      <w:del w:id="1777" w:author="Claude" w:date="2026-09-23T10:00:00Z">
        <w:r>
          <w:rPr>
            <w:rFonts w:ascii="Arial" w:cs="Arial" w:eastAsia="Arial" w:hAnsi="Arial"/>
            <w:sz w:val="28"/>
            <w:szCs w:val="28"/>
            <w:rtl w:val="1"/>
          </w:rPr>
          <w:delText xml:space="preserve">والوصول</w:delText>
        </w:r>
      </w:del>
      <w:ins w:id="1778" w:author="Claude" w:date="2026-09-23T10:00:00Z">
        <w:r>
          <w:rPr>
            <w:rFonts w:ascii="Arial" w:cs="Arial" w:eastAsia="Arial" w:hAnsi="Arial"/>
            <w:sz w:val="28"/>
            <w:szCs w:val="28"/>
            <w:rtl w:val="1"/>
          </w:rPr>
          <w:t xml:space="preserve">ويوصلك</w:t>
        </w:r>
      </w:ins>
      <w:r>
        <w:rPr>
          <w:rFonts w:ascii="Arial" w:cs="Arial" w:eastAsia="Arial" w:hAnsi="Arial"/>
          <w:sz w:val="28"/>
          <w:szCs w:val="28"/>
          <w:rtl w:val="1"/>
        </w:rPr>
        <w:t xml:space="preserve"> إلى </w:t>
      </w:r>
      <w:del w:id="1779" w:author="Claude" w:date="2026-09-23T10:00:00Z">
        <w:r>
          <w:rPr>
            <w:rFonts w:ascii="Arial" w:cs="Arial" w:eastAsia="Arial" w:hAnsi="Arial"/>
            <w:sz w:val="28"/>
            <w:szCs w:val="28"/>
            <w:rtl w:val="1"/>
          </w:rPr>
          <w:delText xml:space="preserve">وظائف</w:delText>
        </w:r>
      </w:del>
      <w:ins w:id="1780" w:author="Claude" w:date="2026-09-23T10:00:00Z">
        <w:r>
          <w:rPr>
            <w:rFonts w:ascii="Arial" w:cs="Arial" w:eastAsia="Arial" w:hAnsi="Arial"/>
            <w:sz w:val="28"/>
            <w:szCs w:val="28"/>
            <w:rtl w:val="1"/>
          </w:rPr>
          <w:t xml:space="preserve">أي وظيفة في</w:t>
        </w:r>
      </w:ins>
      <w:r>
        <w:rPr>
          <w:rFonts w:ascii="Arial" w:cs="Arial" w:eastAsia="Arial" w:hAnsi="Arial"/>
          <w:sz w:val="28"/>
          <w:szCs w:val="28"/>
          <w:rtl w:val="1"/>
        </w:rPr>
        <w:t xml:space="preserve"> البرنامج </w:t>
      </w:r>
      <w:del w:id="1781" w:author="Claude" w:date="2026-09-23T10:00:00Z">
        <w:r>
          <w:rPr>
            <w:rFonts w:ascii="Arial" w:cs="Arial" w:eastAsia="Arial" w:hAnsi="Arial"/>
            <w:sz w:val="28"/>
            <w:szCs w:val="28"/>
            <w:rtl w:val="1"/>
          </w:rPr>
          <w:delText xml:space="preserve">بسهولة أكبر.</w:delText>
        </w:r>
      </w:del>
      <w:ins w:id="1782" w:author="Claude" w:date="2026-09-23T10:00:00Z">
        <w:r>
          <w:rPr>
            <w:rFonts w:ascii="Arial" w:cs="Arial" w:eastAsia="Arial" w:hAnsi="Arial"/>
            <w:sz w:val="28"/>
            <w:szCs w:val="28"/>
            <w:rtl w:val="1"/>
          </w:rPr>
          <w:t xml:space="preserve">بسهولة.</w:t>
        </w:r>
      </w:ins>
      <w:commentRangeEnd w:id="13"/>
      <w:r>
        <w:rPr>
          <w:rStyle w:val="CommentReference"/>
        </w:rPr>
        <w:commentReference w:id="13"/>
      </w:r>
    </w:p>
    <w:p w:rsidR="00000000" w:rsidDel="00000000" w:rsidP="00000000" w:rsidRDefault="00000000" w:rsidRPr="00000000" w14:paraId="0000004E">
      <w:pPr>
        <w:bidi w:val="1"/>
        <w:spacing w:after="100" w:line="269" w:lineRule="auto"/>
        <w:ind w:left="216" w:right="259" w:hanging="230"/>
        <w:rPr>
          <w:rFonts w:ascii="Arial" w:cs="Arial" w:eastAsia="Arial" w:hAnsi="Arial"/>
          <w:sz w:val="28"/>
          <w:szCs w:val="28"/>
        </w:rPr>
      </w:pPr>
      <w:r>
        <w:rPr>
          <w:rtl w:val="0"/>
        </w:rPr>
      </w:r>
      <w:r>
        <w:rPr>
          <w:rFonts w:ascii="Arial" w:cs="Arial" w:eastAsia="Arial" w:hAnsi="Arial"/>
          <w:sz w:val="28"/>
          <w:szCs w:val="28"/>
          <w:rtl w:val="1"/>
        </w:rPr>
        <w:t xml:space="preserve">• واجهة </w:t>
      </w:r>
      <w:del w:id="1783" w:author="Claude" w:date="2026-09-23T10:00:00Z">
        <w:r>
          <w:rPr>
            <w:rFonts w:ascii="Arial" w:cs="Arial" w:eastAsia="Arial" w:hAnsi="Arial"/>
            <w:sz w:val="28"/>
            <w:szCs w:val="28"/>
            <w:rtl w:val="1"/>
          </w:rPr>
          <w:delText xml:space="preserve">متوفرة باللغات العربية</w:delText>
        </w:r>
      </w:del>
      <w:ins w:id="1784" w:author="Claude" w:date="2026-09-23T10:00:00Z">
        <w:r>
          <w:rPr>
            <w:rFonts w:ascii="Arial" w:cs="Arial" w:eastAsia="Arial" w:hAnsi="Arial"/>
            <w:sz w:val="28"/>
            <w:szCs w:val="28"/>
            <w:rtl w:val="1"/>
          </w:rPr>
          <w:t xml:space="preserve">بالعربية</w:t>
        </w:r>
      </w:ins>
      <w:r>
        <w:rPr>
          <w:rFonts w:ascii="Arial" w:cs="Arial" w:eastAsia="Arial" w:hAnsi="Arial"/>
          <w:sz w:val="28"/>
          <w:szCs w:val="28"/>
          <w:rtl w:val="1"/>
        </w:rPr>
        <w:t xml:space="preserve"> والإنجليزية والفرنسية، مع موارد </w:t>
      </w:r>
      <w:del w:id="1785" w:author="Claude" w:date="2026-09-23T10:00:00Z">
        <w:r>
          <w:rPr>
            <w:rFonts w:ascii="Arial" w:cs="Arial" w:eastAsia="Arial" w:hAnsi="Arial"/>
            <w:sz w:val="28"/>
            <w:szCs w:val="28"/>
            <w:rtl w:val="1"/>
          </w:rPr>
          <w:delText xml:space="preserve">تدريبية</w:delText>
        </w:r>
      </w:del>
      <w:ins w:id="1786" w:author="Claude" w:date="2026-09-23T10:00:00Z">
        <w:r>
          <w:rPr>
            <w:rFonts w:ascii="Arial" w:cs="Arial" w:eastAsia="Arial" w:hAnsi="Arial"/>
            <w:sz w:val="28"/>
            <w:szCs w:val="28"/>
            <w:rtl w:val="1"/>
          </w:rPr>
          <w:t xml:space="preserve">تدريبية،</w:t>
        </w:r>
      </w:ins>
      <w:r>
        <w:rPr>
          <w:rFonts w:ascii="Arial" w:cs="Arial" w:eastAsia="Arial" w:hAnsi="Arial"/>
          <w:sz w:val="28"/>
          <w:szCs w:val="28"/>
          <w:rtl w:val="1"/>
        </w:rPr>
        <w:t xml:space="preserve"> وتحديثات </w:t>
      </w:r>
      <w:del w:id="1787" w:author="Claude" w:date="2026-09-23T10:00:00Z">
        <w:r>
          <w:rPr>
            <w:rFonts w:ascii="Arial" w:cs="Arial" w:eastAsia="Arial" w:hAnsi="Arial"/>
            <w:sz w:val="28"/>
            <w:szCs w:val="28"/>
            <w:rtl w:val="1"/>
          </w:rPr>
          <w:delText xml:space="preserve">مستمرة</w:delText>
        </w:r>
      </w:del>
      <w:ins w:id="1788" w:author="Claude" w:date="2026-09-23T10:00:00Z">
        <w:r>
          <w:rPr>
            <w:rFonts w:ascii="Arial" w:cs="Arial" w:eastAsia="Arial" w:hAnsi="Arial"/>
            <w:sz w:val="28"/>
            <w:szCs w:val="28"/>
            <w:rtl w:val="1"/>
          </w:rPr>
          <w:t xml:space="preserve">مستمرة،</w:t>
        </w:r>
      </w:ins>
      <w:r>
        <w:rPr>
          <w:rFonts w:ascii="Arial" w:cs="Arial" w:eastAsia="Arial" w:hAnsi="Arial"/>
          <w:sz w:val="28"/>
          <w:szCs w:val="28"/>
          <w:rtl w:val="1"/>
        </w:rPr>
        <w:t xml:space="preserve"> ودعم </w:t>
      </w:r>
      <w:del w:id="1789" w:author="Claude" w:date="2026-09-23T10:00:00Z">
        <w:r>
          <w:rPr>
            <w:rFonts w:ascii="Arial" w:cs="Arial" w:eastAsia="Arial" w:hAnsi="Arial"/>
            <w:sz w:val="28"/>
            <w:szCs w:val="28"/>
            <w:rtl w:val="1"/>
          </w:rPr>
          <w:delText xml:space="preserve">للعمليات</w:delText>
        </w:r>
      </w:del>
      <w:ins w:id="1790" w:author="Claude" w:date="2026-09-23T10:00:00Z">
        <w:r>
          <w:rPr>
            <w:rFonts w:ascii="Arial" w:cs="Arial" w:eastAsia="Arial" w:hAnsi="Arial"/>
            <w:sz w:val="28"/>
            <w:szCs w:val="28"/>
            <w:rtl w:val="1"/>
          </w:rPr>
          <w:t xml:space="preserve">يرافقك</w:t>
        </w:r>
      </w:ins>
      <w:r>
        <w:rPr>
          <w:rFonts w:ascii="Arial" w:cs="Arial" w:eastAsia="Arial" w:hAnsi="Arial"/>
          <w:sz w:val="28"/>
          <w:szCs w:val="28"/>
          <w:rtl w:val="1"/>
        </w:rPr>
        <w:t xml:space="preserve"> </w:t>
      </w:r>
      <w:del w:id="1791" w:author="Claude" w:date="2026-09-23T10:00:00Z">
        <w:r>
          <w:rPr>
            <w:rFonts w:ascii="Arial" w:cs="Arial" w:eastAsia="Arial" w:hAnsi="Arial"/>
            <w:sz w:val="28"/>
            <w:szCs w:val="28"/>
            <w:rtl w:val="1"/>
          </w:rPr>
          <w:delText xml:space="preserve">اليومية</w:delText>
        </w:r>
      </w:del>
      <w:ins w:id="1792" w:author="Claude" w:date="2026-09-23T10:00:00Z">
        <w:r>
          <w:rPr>
            <w:rFonts w:ascii="Arial" w:cs="Arial" w:eastAsia="Arial" w:hAnsi="Arial"/>
            <w:sz w:val="28"/>
            <w:szCs w:val="28"/>
            <w:rtl w:val="1"/>
          </w:rPr>
          <w:t xml:space="preserve">في</w:t>
        </w:r>
      </w:ins>
      <w:r>
        <w:rPr>
          <w:rFonts w:ascii="Arial" w:cs="Arial" w:eastAsia="Arial" w:hAnsi="Arial"/>
          <w:sz w:val="28"/>
          <w:szCs w:val="28"/>
          <w:rtl w:val="1"/>
        </w:rPr>
        <w:t xml:space="preserve"> </w:t>
      </w:r>
      <w:del w:id="1793" w:author="Claude" w:date="2026-09-23T10:00:00Z">
        <w:r>
          <w:rPr>
            <w:rFonts w:ascii="Arial" w:cs="Arial" w:eastAsia="Arial" w:hAnsi="Arial"/>
            <w:sz w:val="28"/>
            <w:szCs w:val="28"/>
            <w:rtl w:val="1"/>
          </w:rPr>
          <w:delText xml:space="preserve">الخاصة</w:delText>
        </w:r>
      </w:del>
      <w:ins w:id="1794" w:author="Claude" w:date="2026-09-23T10:00:00Z">
        <w:r>
          <w:rPr>
            <w:rFonts w:ascii="Arial" w:cs="Arial" w:eastAsia="Arial" w:hAnsi="Arial"/>
            <w:sz w:val="28"/>
            <w:szCs w:val="28"/>
            <w:rtl w:val="1"/>
          </w:rPr>
          <w:t xml:space="preserve">عمليات</w:t>
        </w:r>
      </w:ins>
      <w:r>
        <w:rPr>
          <w:rFonts w:ascii="Arial" w:cs="Arial" w:eastAsia="Arial" w:hAnsi="Arial"/>
          <w:sz w:val="28"/>
          <w:szCs w:val="28"/>
          <w:rtl w:val="1"/>
        </w:rPr>
        <w:t xml:space="preserve"> </w:t>
      </w:r>
      <w:del w:id="1795" w:author="Claude" w:date="2026-09-23T10:00:00Z">
        <w:r>
          <w:rPr>
            <w:rFonts w:ascii="Arial" w:cs="Arial" w:eastAsia="Arial" w:hAnsi="Arial"/>
            <w:sz w:val="28"/>
            <w:szCs w:val="28"/>
            <w:rtl w:val="1"/>
          </w:rPr>
          <w:delText xml:space="preserve">بالتقييم</w:delText>
        </w:r>
      </w:del>
      <w:ins w:id="1796" w:author="Claude" w:date="2026-09-23T10:00:00Z">
        <w:r>
          <w:rPr>
            <w:rFonts w:ascii="Arial" w:cs="Arial" w:eastAsia="Arial" w:hAnsi="Arial"/>
            <w:sz w:val="28"/>
            <w:szCs w:val="28"/>
            <w:rtl w:val="1"/>
          </w:rPr>
          <w:t xml:space="preserve">التقييم</w:t>
        </w:r>
      </w:ins>
      <w:r>
        <w:rPr>
          <w:rFonts w:ascii="Arial" w:cs="Arial" w:eastAsia="Arial" w:hAnsi="Arial"/>
          <w:sz w:val="28"/>
          <w:szCs w:val="28"/>
          <w:rtl w:val="1"/>
        </w:rPr>
        <w:t xml:space="preserve"> </w:t>
      </w:r>
      <w:del w:id="1797" w:author="Claude" w:date="2026-09-23T10:00:00Z">
        <w:r>
          <w:rPr>
            <w:rFonts w:ascii="Arial" w:cs="Arial" w:eastAsia="Arial" w:hAnsi="Arial"/>
            <w:sz w:val="28"/>
            <w:szCs w:val="28"/>
            <w:rtl w:val="1"/>
          </w:rPr>
          <w:delText xml:space="preserve">والاختبارات.</w:delText>
        </w:r>
      </w:del>
      <w:ins w:id="1798" w:author="Claude" w:date="2026-09-23T10:00:00Z">
        <w:r>
          <w:rPr>
            <w:rFonts w:ascii="Arial" w:cs="Arial" w:eastAsia="Arial" w:hAnsi="Arial"/>
            <w:sz w:val="28"/>
            <w:szCs w:val="28"/>
            <w:rtl w:val="1"/>
          </w:rPr>
          <w:t xml:space="preserve">والاختبارات اليومية.</w:t>
        </w:r>
      </w:ins>
    </w:p>
    <w:p w:rsidR="00000000" w:rsidDel="00000000" w:rsidP="00000000" w:rsidRDefault="00000000" w:rsidRPr="00000000" w14:paraId="0000004F">
      <w:pPr>
        <w:keepNext w:val="1"/>
        <w:bidi w:val="1"/>
        <w:spacing w:after="120" w:line="276" w:lineRule="auto"/>
        <w:rPr>
          <w:rFonts w:ascii="Arial" w:cs="Arial" w:eastAsia="Arial" w:hAnsi="Arial"/>
          <w:color w:val="0b5394"/>
          <w:sz w:val="36"/>
          <w:szCs w:val="36"/>
          <w:u w:val="single"/>
        </w:rPr>
      </w:pPr>
      <w:r>
        <w:rPr>
          <w:rFonts w:ascii="Arial" w:cs="Arial" w:eastAsia="Arial" w:hAnsi="Arial"/>
          <w:b w:val="1"/>
          <w:bCs w:val="1"/>
          <w:color w:val="0b5394"/>
          <w:sz w:val="36"/>
          <w:szCs w:val="36"/>
          <w:u w:val="single"/>
          <w:rtl w:val="1"/>
        </w:rPr>
        <w:t xml:space="preserve">القيمة المؤسسية</w:t>
      </w:r>
      <w:r>
        <w:rPr>
          <w:rtl w:val="0"/>
        </w:rPr>
      </w:r>
    </w:p>
    <w:p w:rsidR="00000000" w:rsidDel="00000000" w:rsidP="00000000" w:rsidRDefault="00000000" w:rsidRPr="00000000" w14:paraId="00000050">
      <w:pPr>
        <w:bidi w:val="1"/>
        <w:spacing w:after="0" w:line="269" w:lineRule="auto"/>
        <w:rPr>
          <w:rFonts w:ascii="Arial" w:cs="Arial" w:eastAsia="Arial" w:hAnsi="Arial"/>
          <w:sz w:val="28"/>
          <w:szCs w:val="28"/>
        </w:rPr>
      </w:pPr>
      <w:commentRangeStart w:id="14"/>
      <w:r>
        <w:rPr>
          <w:rFonts w:ascii="Arial" w:cs="Arial" w:eastAsia="Arial" w:hAnsi="Arial"/>
          <w:sz w:val="28"/>
          <w:szCs w:val="28"/>
          <w:rtl w:val="1"/>
        </w:rPr>
        <w:t xml:space="preserve">طوّر</w:t>
      </w:r>
      <w:del w:id="1799" w:author="Claude" w:date="2026-09-23T10:00:00Z">
        <w:r>
          <w:rPr>
            <w:rFonts w:ascii="Arial" w:cs="Arial" w:eastAsia="Arial" w:hAnsi="Arial"/>
            <w:sz w:val="28"/>
            <w:szCs w:val="28"/>
            <w:rtl w:val="1"/>
          </w:rPr>
          <w:delText xml:space="preserve"> عملية</w:delText>
        </w:r>
      </w:del>
      <w:r>
        <w:rPr>
          <w:rFonts w:ascii="Arial" w:cs="Arial" w:eastAsia="Arial" w:hAnsi="Arial"/>
          <w:sz w:val="28"/>
          <w:szCs w:val="28"/>
          <w:rtl w:val="1"/>
        </w:rPr>
        <w:t xml:space="preserve"> تصحيح </w:t>
      </w:r>
      <w:del w:id="1800" w:author="Claude" w:date="2026-09-23T10:00:00Z">
        <w:r>
          <w:rPr>
            <w:rFonts w:ascii="Arial" w:cs="Arial" w:eastAsia="Arial" w:hAnsi="Arial"/>
            <w:sz w:val="28"/>
            <w:szCs w:val="28"/>
            <w:rtl w:val="1"/>
          </w:rPr>
          <w:delText xml:space="preserve">الاختبارات</w:delText>
        </w:r>
      </w:del>
      <w:ins w:id="1801" w:author="Claude" w:date="2026-09-23T10:00:00Z">
        <w:r>
          <w:rPr>
            <w:rFonts w:ascii="Arial" w:cs="Arial" w:eastAsia="Arial" w:hAnsi="Arial"/>
            <w:sz w:val="28"/>
            <w:szCs w:val="28"/>
            <w:rtl w:val="1"/>
          </w:rPr>
          <w:t xml:space="preserve">اختباراتك</w:t>
        </w:r>
      </w:ins>
      <w:r>
        <w:rPr>
          <w:rFonts w:ascii="Arial" w:cs="Arial" w:eastAsia="Arial" w:hAnsi="Arial"/>
          <w:sz w:val="28"/>
          <w:szCs w:val="28"/>
          <w:rtl w:val="1"/>
        </w:rPr>
        <w:t xml:space="preserve"> الورقية دون </w:t>
      </w:r>
      <w:del w:id="1802" w:author="Claude" w:date="2026-09-23T10:00:00Z">
        <w:r>
          <w:rPr>
            <w:rFonts w:ascii="Arial" w:cs="Arial" w:eastAsia="Arial" w:hAnsi="Arial"/>
            <w:sz w:val="28"/>
            <w:szCs w:val="28"/>
            <w:rtl w:val="1"/>
          </w:rPr>
          <w:delText xml:space="preserve">الحاجة</w:delText>
        </w:r>
      </w:del>
      <w:ins w:id="1803" w:author="Claude" w:date="2026-09-23T10:00:00Z">
        <w:r>
          <w:rPr>
            <w:rFonts w:ascii="Arial" w:cs="Arial" w:eastAsia="Arial" w:hAnsi="Arial"/>
            <w:sz w:val="28"/>
            <w:szCs w:val="28"/>
            <w:rtl w:val="1"/>
          </w:rPr>
          <w:t xml:space="preserve">أن</w:t>
        </w:r>
      </w:ins>
      <w:r>
        <w:rPr>
          <w:rFonts w:ascii="Arial" w:cs="Arial" w:eastAsia="Arial" w:hAnsi="Arial"/>
          <w:sz w:val="28"/>
          <w:szCs w:val="28"/>
          <w:rtl w:val="1"/>
        </w:rPr>
        <w:t xml:space="preserve"> </w:t>
      </w:r>
      <w:del w:id="1804" w:author="Claude" w:date="2026-09-23T10:00:00Z">
        <w:r>
          <w:rPr>
            <w:rFonts w:ascii="Arial" w:cs="Arial" w:eastAsia="Arial" w:hAnsi="Arial"/>
            <w:sz w:val="28"/>
            <w:szCs w:val="28"/>
            <w:rtl w:val="1"/>
          </w:rPr>
          <w:delText xml:space="preserve">إلى تغيير</w:delText>
        </w:r>
      </w:del>
      <w:ins w:id="1805" w:author="Claude" w:date="2026-09-23T10:00:00Z">
        <w:r>
          <w:rPr>
            <w:rFonts w:ascii="Arial" w:cs="Arial" w:eastAsia="Arial" w:hAnsi="Arial"/>
            <w:sz w:val="28"/>
            <w:szCs w:val="28"/>
            <w:rtl w:val="1"/>
          </w:rPr>
          <w:t xml:space="preserve">تغيّر</w:t>
        </w:r>
      </w:ins>
      <w:r>
        <w:rPr>
          <w:rFonts w:ascii="Arial" w:cs="Arial" w:eastAsia="Arial" w:hAnsi="Arial"/>
          <w:sz w:val="28"/>
          <w:szCs w:val="28"/>
          <w:rtl w:val="1"/>
        </w:rPr>
        <w:t xml:space="preserve"> شكل الاختبار. </w:t>
      </w:r>
      <w:del w:id="1806" w:author="Claude" w:date="2026-09-23T10:00:00Z">
        <w:r>
          <w:rPr>
            <w:rFonts w:ascii="Arial" w:cs="Arial" w:eastAsia="Arial" w:hAnsi="Arial"/>
            <w:sz w:val="28"/>
            <w:szCs w:val="28"/>
            <w:rtl w:val="1"/>
          </w:rPr>
          <w:delText xml:space="preserve">يتيح</w:delText>
        </w:r>
      </w:del>
      <w:ins w:id="1807" w:author="Claude" w:date="2026-09-23T10:00:00Z">
        <w:r>
          <w:rPr>
            <w:rFonts w:ascii="Arial" w:cs="Arial" w:eastAsia="Arial" w:hAnsi="Arial"/>
            <w:sz w:val="28"/>
            <w:szCs w:val="28"/>
            <w:rtl w:val="1"/>
          </w:rPr>
          <w:t xml:space="preserve">مع</w:t>
        </w:r>
      </w:ins>
      <w:r>
        <w:rPr>
          <w:rFonts w:ascii="Arial" w:cs="Arial" w:eastAsia="Arial" w:hAnsi="Arial"/>
          <w:sz w:val="28"/>
          <w:szCs w:val="28"/>
          <w:rtl w:val="1"/>
        </w:rPr>
        <w:t xml:space="preserve"> ريمارك </w:t>
      </w:r>
      <w:del w:id="1808" w:author="Claude" w:date="2026-09-23T10:00:00Z">
        <w:r>
          <w:rPr>
            <w:rFonts w:ascii="Arial" w:cs="Arial" w:eastAsia="Arial" w:hAnsi="Arial"/>
            <w:sz w:val="28"/>
            <w:szCs w:val="28"/>
            <w:rtl w:val="1"/>
          </w:rPr>
          <w:delText xml:space="preserve">للمؤسسات</w:delText>
        </w:r>
      </w:del>
      <w:ins w:id="1809" w:author="Claude" w:date="2026-09-23T10:00:00Z">
        <w:r>
          <w:rPr>
            <w:rFonts w:ascii="Arial" w:cs="Arial" w:eastAsia="Arial" w:hAnsi="Arial"/>
            <w:sz w:val="28"/>
            <w:szCs w:val="28"/>
            <w:rtl w:val="1"/>
          </w:rPr>
          <w:t xml:space="preserve">تصحّح</w:t>
        </w:r>
      </w:ins>
      <w:r>
        <w:rPr>
          <w:rFonts w:ascii="Arial" w:cs="Arial" w:eastAsia="Arial" w:hAnsi="Arial"/>
          <w:sz w:val="28"/>
          <w:szCs w:val="28"/>
          <w:rtl w:val="1"/>
        </w:rPr>
        <w:t xml:space="preserve"> </w:t>
      </w:r>
      <w:del w:id="1810" w:author="Claude" w:date="2026-09-23T10:00:00Z">
        <w:r>
          <w:rPr>
            <w:rFonts w:ascii="Arial" w:cs="Arial" w:eastAsia="Arial" w:hAnsi="Arial"/>
            <w:sz w:val="28"/>
            <w:szCs w:val="28"/>
            <w:rtl w:val="1"/>
          </w:rPr>
          <w:delText xml:space="preserve">التعليمية تصحيح أعداد</w:delText>
        </w:r>
      </w:del>
      <w:ins w:id="1811" w:author="Claude" w:date="2026-09-23T10:00:00Z">
        <w:r>
          <w:rPr>
            <w:rFonts w:ascii="Arial" w:cs="Arial" w:eastAsia="Arial" w:hAnsi="Arial"/>
            <w:sz w:val="28"/>
            <w:szCs w:val="28"/>
            <w:rtl w:val="1"/>
          </w:rPr>
          <w:t xml:space="preserve">أعدادًا</w:t>
        </w:r>
      </w:ins>
      <w:r>
        <w:rPr>
          <w:rFonts w:ascii="Arial" w:cs="Arial" w:eastAsia="Arial" w:hAnsi="Arial"/>
          <w:sz w:val="28"/>
          <w:szCs w:val="28"/>
          <w:rtl w:val="1"/>
        </w:rPr>
        <w:t xml:space="preserve"> كبيرة من </w:t>
      </w:r>
      <w:del w:id="1812" w:author="Claude" w:date="2026-09-23T10:00:00Z">
        <w:r>
          <w:rPr>
            <w:rFonts w:ascii="Arial" w:cs="Arial" w:eastAsia="Arial" w:hAnsi="Arial"/>
            <w:sz w:val="28"/>
            <w:szCs w:val="28"/>
            <w:rtl w:val="1"/>
          </w:rPr>
          <w:delText xml:space="preserve">الاختبارات الورقية</w:delText>
        </w:r>
      </w:del>
      <w:ins w:id="1813" w:author="Claude" w:date="2026-09-23T10:00:00Z">
        <w:r>
          <w:rPr>
            <w:rFonts w:ascii="Arial" w:cs="Arial" w:eastAsia="Arial" w:hAnsi="Arial"/>
            <w:sz w:val="28"/>
            <w:szCs w:val="28"/>
            <w:rtl w:val="1"/>
          </w:rPr>
          <w:t xml:space="preserve">الأوراق</w:t>
        </w:r>
      </w:ins>
      <w:r>
        <w:rPr>
          <w:rFonts w:ascii="Arial" w:cs="Arial" w:eastAsia="Arial" w:hAnsi="Arial"/>
          <w:sz w:val="28"/>
          <w:szCs w:val="28"/>
          <w:rtl w:val="1"/>
        </w:rPr>
        <w:t xml:space="preserve"> بسرعة </w:t>
      </w:r>
      <w:del w:id="1814" w:author="Claude" w:date="2026-09-23T10:00:00Z">
        <w:r>
          <w:rPr>
            <w:rFonts w:ascii="Arial" w:cs="Arial" w:eastAsia="Arial" w:hAnsi="Arial"/>
            <w:sz w:val="28"/>
            <w:szCs w:val="28"/>
            <w:rtl w:val="1"/>
          </w:rPr>
          <w:delText xml:space="preserve">أكبر</w:delText>
        </w:r>
      </w:del>
      <w:ins w:id="1815" w:author="Claude" w:date="2026-09-23T10:00:00Z">
        <w:r>
          <w:rPr>
            <w:rFonts w:ascii="Arial" w:cs="Arial" w:eastAsia="Arial" w:hAnsi="Arial"/>
            <w:sz w:val="28"/>
            <w:szCs w:val="28"/>
            <w:rtl w:val="1"/>
          </w:rPr>
          <w:t xml:space="preserve">ودقة</w:t>
        </w:r>
      </w:ins>
      <w:r>
        <w:rPr>
          <w:rFonts w:ascii="Arial" w:cs="Arial" w:eastAsia="Arial" w:hAnsi="Arial"/>
          <w:sz w:val="28"/>
          <w:szCs w:val="28"/>
          <w:rtl w:val="1"/>
        </w:rPr>
        <w:t xml:space="preserve"> </w:t>
      </w:r>
      <w:del w:id="1816" w:author="Claude" w:date="2026-09-23T10:00:00Z">
        <w:r>
          <w:rPr>
            <w:rFonts w:ascii="Arial" w:cs="Arial" w:eastAsia="Arial" w:hAnsi="Arial"/>
            <w:sz w:val="28"/>
            <w:szCs w:val="28"/>
            <w:rtl w:val="1"/>
          </w:rPr>
          <w:delText xml:space="preserve">وبدقة</w:delText>
        </w:r>
      </w:del>
      <w:ins w:id="1817" w:author="Claude" w:date="2026-09-23T10:00:00Z">
        <w:r>
          <w:rPr>
            <w:rFonts w:ascii="Arial" w:cs="Arial" w:eastAsia="Arial" w:hAnsi="Arial"/>
            <w:sz w:val="28"/>
            <w:szCs w:val="28"/>
            <w:rtl w:val="1"/>
          </w:rPr>
          <w:t xml:space="preserve">عالية،</w:t>
        </w:r>
      </w:ins>
      <w:r>
        <w:rPr>
          <w:rFonts w:ascii="Arial" w:cs="Arial" w:eastAsia="Arial" w:hAnsi="Arial"/>
          <w:sz w:val="28"/>
          <w:szCs w:val="28"/>
          <w:rtl w:val="1"/>
        </w:rPr>
        <w:t xml:space="preserve"> </w:t>
      </w:r>
      <w:del w:id="1818" w:author="Claude" w:date="2026-09-23T10:00:00Z">
        <w:r>
          <w:rPr>
            <w:rFonts w:ascii="Arial" w:cs="Arial" w:eastAsia="Arial" w:hAnsi="Arial"/>
            <w:sz w:val="28"/>
            <w:szCs w:val="28"/>
            <w:rtl w:val="1"/>
          </w:rPr>
          <w:delText xml:space="preserve">استثنائية،</w:delText>
        </w:r>
      </w:del>
      <w:ins w:id="1819" w:author="Claude" w:date="2026-09-23T10:00:00Z">
        <w:r>
          <w:rPr>
            <w:rFonts w:ascii="Arial" w:cs="Arial" w:eastAsia="Arial" w:hAnsi="Arial"/>
            <w:sz w:val="28"/>
            <w:szCs w:val="28"/>
            <w:rtl w:val="1"/>
          </w:rPr>
          <w:t xml:space="preserve">وتتحول</w:t>
        </w:r>
      </w:ins>
      <w:r>
        <w:rPr>
          <w:rFonts w:ascii="Arial" w:cs="Arial" w:eastAsia="Arial" w:hAnsi="Arial"/>
          <w:sz w:val="28"/>
          <w:szCs w:val="28"/>
          <w:rtl w:val="1"/>
        </w:rPr>
        <w:t xml:space="preserve"> </w:t>
      </w:r>
      <w:del w:id="1820" w:author="Claude" w:date="2026-09-23T10:00:00Z">
        <w:r>
          <w:rPr>
            <w:rFonts w:ascii="Arial" w:cs="Arial" w:eastAsia="Arial" w:hAnsi="Arial"/>
            <w:sz w:val="28"/>
            <w:szCs w:val="28"/>
            <w:rtl w:val="1"/>
          </w:rPr>
          <w:delText xml:space="preserve">مع تحويل بيانات التقييم</w:delText>
        </w:r>
      </w:del>
      <w:ins w:id="1821" w:author="Claude" w:date="2026-09-23T10:00:00Z">
        <w:r>
          <w:rPr>
            <w:rFonts w:ascii="Arial" w:cs="Arial" w:eastAsia="Arial" w:hAnsi="Arial"/>
            <w:sz w:val="28"/>
            <w:szCs w:val="28"/>
            <w:rtl w:val="1"/>
          </w:rPr>
          <w:t xml:space="preserve">الدرجات</w:t>
        </w:r>
      </w:ins>
      <w:r>
        <w:rPr>
          <w:rFonts w:ascii="Arial" w:cs="Arial" w:eastAsia="Arial" w:hAnsi="Arial"/>
          <w:sz w:val="28"/>
          <w:szCs w:val="28"/>
          <w:rtl w:val="1"/>
        </w:rPr>
        <w:t xml:space="preserve"> إلى رؤى تحليلية </w:t>
      </w:r>
      <w:del w:id="1822" w:author="Claude" w:date="2026-09-23T10:00:00Z">
        <w:r>
          <w:rPr>
            <w:rFonts w:ascii="Arial" w:cs="Arial" w:eastAsia="Arial" w:hAnsi="Arial"/>
            <w:sz w:val="28"/>
            <w:szCs w:val="28"/>
            <w:rtl w:val="1"/>
          </w:rPr>
          <w:delText xml:space="preserve">قيّمة، وكل ذلك دون التأثير</w:delText>
        </w:r>
      </w:del>
      <w:ins w:id="1823" w:author="Claude" w:date="2026-09-23T10:00:00Z">
        <w:r>
          <w:rPr>
            <w:rFonts w:ascii="Arial" w:cs="Arial" w:eastAsia="Arial" w:hAnsi="Arial"/>
            <w:sz w:val="28"/>
            <w:szCs w:val="28"/>
            <w:rtl w:val="1"/>
          </w:rPr>
          <w:t xml:space="preserve">تساعدك</w:t>
        </w:r>
      </w:ins>
      <w:r>
        <w:rPr>
          <w:rFonts w:ascii="Arial" w:cs="Arial" w:eastAsia="Arial" w:hAnsi="Arial"/>
          <w:sz w:val="28"/>
          <w:szCs w:val="28"/>
          <w:rtl w:val="1"/>
        </w:rPr>
        <w:t xml:space="preserve"> على</w:t>
      </w:r>
      <w:ins w:id="1824" w:author="Claude" w:date="2026-09-23T10:00:00Z">
        <w:r>
          <w:rPr>
            <w:rFonts w:ascii="Arial" w:cs="Arial" w:eastAsia="Arial" w:hAnsi="Arial"/>
            <w:sz w:val="28"/>
            <w:szCs w:val="28"/>
            <w:rtl w:val="1"/>
          </w:rPr>
          <w:t xml:space="preserve"> اتخاذ القرار، بينما تبقى</w:t>
        </w:r>
      </w:ins>
      <w:r>
        <w:rPr>
          <w:rFonts w:ascii="Arial" w:cs="Arial" w:eastAsia="Arial" w:hAnsi="Arial"/>
          <w:sz w:val="28"/>
          <w:szCs w:val="28"/>
          <w:rtl w:val="1"/>
        </w:rPr>
        <w:t xml:space="preserve"> تجربة الاختبار </w:t>
      </w:r>
      <w:del w:id="1825" w:author="Claude" w:date="2026-09-23T10:00:00Z">
        <w:r>
          <w:rPr>
            <w:rFonts w:ascii="Arial" w:cs="Arial" w:eastAsia="Arial" w:hAnsi="Arial"/>
            <w:sz w:val="28"/>
            <w:szCs w:val="28"/>
            <w:rtl w:val="1"/>
          </w:rPr>
          <w:delText xml:space="preserve">المعتادة</w:delText>
        </w:r>
      </w:del>
      <w:ins w:id="1826" w:author="Claude" w:date="2026-09-23T10:00:00Z">
        <w:r>
          <w:rPr>
            <w:rFonts w:ascii="Arial" w:cs="Arial" w:eastAsia="Arial" w:hAnsi="Arial"/>
            <w:sz w:val="28"/>
            <w:szCs w:val="28"/>
            <w:rtl w:val="1"/>
          </w:rPr>
          <w:t xml:space="preserve">كما</w:t>
        </w:r>
      </w:ins>
      <w:r>
        <w:rPr>
          <w:rFonts w:ascii="Arial" w:cs="Arial" w:eastAsia="Arial" w:hAnsi="Arial"/>
          <w:sz w:val="28"/>
          <w:szCs w:val="28"/>
          <w:rtl w:val="1"/>
        </w:rPr>
        <w:t xml:space="preserve"> </w:t>
      </w:r>
      <w:del w:id="1827" w:author="Claude" w:date="2026-09-23T10:00:00Z">
        <w:r>
          <w:rPr>
            <w:rFonts w:ascii="Arial" w:cs="Arial" w:eastAsia="Arial" w:hAnsi="Arial"/>
            <w:sz w:val="28"/>
            <w:szCs w:val="28"/>
            <w:rtl w:val="1"/>
          </w:rPr>
          <w:delText xml:space="preserve">لأعضاء</w:delText>
        </w:r>
      </w:del>
      <w:ins w:id="1828" w:author="Claude" w:date="2026-09-23T10:00:00Z">
        <w:r>
          <w:rPr>
            <w:rFonts w:ascii="Arial" w:cs="Arial" w:eastAsia="Arial" w:hAnsi="Arial"/>
            <w:sz w:val="28"/>
            <w:szCs w:val="28"/>
            <w:rtl w:val="1"/>
          </w:rPr>
          <w:t xml:space="preserve">اعتادها أعضاء</w:t>
        </w:r>
      </w:ins>
      <w:r>
        <w:rPr>
          <w:rFonts w:ascii="Arial" w:cs="Arial" w:eastAsia="Arial" w:hAnsi="Arial"/>
          <w:sz w:val="28"/>
          <w:szCs w:val="28"/>
          <w:rtl w:val="1"/>
        </w:rPr>
        <w:t xml:space="preserve"> هيئة التدريس والطلاب. </w:t>
      </w:r>
      <w:r>
        <w:rPr>
          <w:rtl w:val="0"/>
        </w:rPr>
      </w:r>
      <w:commentRangeEnd w:id="14"/>
      <w:r>
        <w:rPr>
          <w:rStyle w:val="CommentReference"/>
        </w:rPr>
        <w:commentReference w:id="14"/>
      </w:r>
    </w:p>
    <w:sectPr>
      <w:pgSz w:h="15840" w:w="12240" w:orient="portrait"/>
      <w:pgMar w:bottom="936" w:top="936" w:left="1080" w:right="1080" w:header="720" w:foot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3T06:01:16Z" w:initials="C">
    <w:p w14:paraId="45472CF3" w14:textId="77777777">
      <w:r>
        <w:rPr>
          <w:rStyle w:val="CommentReference"/>
        </w:rPr>
        <w:annotationRef/>
      </w:r>
      <w:r>
        <w:rPr>
          <w:color w:val="000000"/>
          <w:sz w:val="20"/>
          <w:szCs w:val="20"/>
        </w:rPr>
        <w:t xml:space="preserve">يُرجى حذف سطر رابط الملف الإنجليزي قبل الإرسال للمطبعة، فهو ملاحظة داخلية وليس جزءًا من البروشور.</w:t>
      </w:r>
    </w:p>
  </w:comment>
  <w:comment w:id="1" w:author="Claude" w:date="2026-09-23T06:01:16Z" w:initials="C">
    <w:p w14:paraId="428D54CA" w14:textId="77777777">
      <w:r>
        <w:rPr>
          <w:rStyle w:val="CommentReference"/>
        </w:rPr>
        <w:annotationRef/>
      </w:r>
      <w:r>
        <w:rPr>
          <w:color w:val="000000"/>
          <w:sz w:val="20"/>
          <w:szCs w:val="20"/>
        </w:rPr>
        <w:t xml:space="preserve">ملاحظة عامة على المراجعة: أعدت الصياغة لتخاطب العميل مباشرة (أنشئ، تابع، صحّح...) بدل صيغة المصدر الجامدة (إنشاء، متابعة، تعزيز...) التي تعطي إحساس الترجمة الآلية. قللت تكرار "من خلال" و"بما يعزز" و"الاستفادة من"، وصححت الأخطاء الإملائية (فى، اتقان، اضافية، الاجابة، الالكترونى...). اقتراح للمصمم: إبراز أول كلمتين من كل نقطة بخط عريض لتسهيل القراءة السريعة.
بالنسبة للعنوان: "الرائدة والمبتكرة" معًا مبالغة متكررة، اكتفيت بـ"مبتكرة". بديل أقوى تسويقيًا لو أردتم: "جامعتك أذكى في 2026: حلول تعليمية تصنع الفرق".</w:t>
      </w:r>
    </w:p>
  </w:comment>
  <w:comment w:id="2" w:author="Claude" w:date="2026-09-23T06:01:16Z" w:initials="C">
    <w:p w14:paraId="27B0B98A" w14:textId="77777777">
      <w:r>
        <w:rPr>
          <w:rStyle w:val="CommentReference"/>
        </w:rPr>
        <w:annotationRef/>
      </w:r>
      <w:r>
        <w:rPr>
          <w:color w:val="000000"/>
          <w:sz w:val="20"/>
          <w:szCs w:val="20"/>
        </w:rPr>
        <w:t xml:space="preserve">افتتاحية بسؤال تلمس مشكلة حقيقية عند العميل (تعدد الأنظمة) قبل تقديم الحل؛ هذا يشد القارئ أكثر من الوصف المباشر.</w:t>
      </w:r>
    </w:p>
  </w:comment>
  <w:comment w:id="3" w:author="Claude" w:date="2026-09-23T06:01:16Z" w:initials="C">
    <w:p w14:paraId="620D3CA1" w14:textId="77777777">
      <w:r>
        <w:rPr>
          <w:rStyle w:val="CommentReference"/>
        </w:rPr>
        <w:annotationRef/>
      </w:r>
      <w:r>
        <w:rPr>
          <w:color w:val="000000"/>
          <w:sz w:val="20"/>
          <w:szCs w:val="20"/>
        </w:rPr>
        <w:t xml:space="preserve">يُرجى التأكد أن الدعم الفني فعلًا 24/7؛ أي وعد في البروشور سيحاسبنا عليه العميل.</w:t>
      </w:r>
    </w:p>
  </w:comment>
  <w:comment w:id="4" w:author="Claude" w:date="2026-09-23T06:01:16Z" w:initials="C">
    <w:p w14:paraId="57D3789C" w14:textId="77777777">
      <w:r>
        <w:rPr>
          <w:rStyle w:val="CommentReference"/>
        </w:rPr>
        <w:annotationRef/>
      </w:r>
      <w:r>
        <w:rPr>
          <w:color w:val="000000"/>
          <w:sz w:val="20"/>
          <w:szCs w:val="20"/>
        </w:rPr>
        <w:t xml:space="preserve">اقتراح اختياري: استبدال "القيمة المؤسسية" في الأقسام الأربعة بعنوان أقرب للقارئ مثل "ماذا تكسب جامعتك؟". تركتها كما هي لحين موافقتكم.</w:t>
      </w:r>
    </w:p>
  </w:comment>
  <w:comment w:id="5" w:author="Claude" w:date="2026-09-23T06:01:16Z" w:initials="C">
    <w:p w14:paraId="3CCE3BCC" w14:textId="77777777">
      <w:r>
        <w:rPr>
          <w:rStyle w:val="CommentReference"/>
        </w:rPr>
        <w:annotationRef/>
      </w:r>
      <w:r>
        <w:rPr>
          <w:color w:val="000000"/>
          <w:sz w:val="20"/>
          <w:szCs w:val="20"/>
        </w:rPr>
        <w:t xml:space="preserve">الجملة الأصلية بدأت بمصدر "إنشاء" بدون فعل، فكانت ناقصة نحويًا. أعدت كتابتها كنتيجة ملموسة يشعر بها صاحب القرار.</w:t>
      </w:r>
    </w:p>
  </w:comment>
  <w:comment w:id="6" w:author="Claude" w:date="2026-09-23T06:01:16Z" w:initials="C">
    <w:p w14:paraId="73BC46AC" w14:textId="77777777">
      <w:r>
        <w:rPr>
          <w:rStyle w:val="CommentReference"/>
        </w:rPr>
        <w:annotationRef/>
      </w:r>
      <w:r>
        <w:rPr>
          <w:color w:val="000000"/>
          <w:sz w:val="20"/>
          <w:szCs w:val="20"/>
        </w:rPr>
        <w:t xml:space="preserve">يُرجى التأكد من العدد (240+) قبل الطباعة؛ لو زاد العدد فالأفضل تحديثه لأنه نقطة بيع قوية.</w:t>
      </w:r>
    </w:p>
  </w:comment>
  <w:comment w:id="7" w:author="Claude" w:date="2026-09-23T06:01:16Z" w:initials="C">
    <w:p w14:paraId="4AFF96B1" w14:textId="77777777">
      <w:r>
        <w:rPr>
          <w:rStyle w:val="CommentReference"/>
        </w:rPr>
        <w:annotationRef/>
      </w:r>
      <w:r>
        <w:rPr>
          <w:color w:val="000000"/>
          <w:sz w:val="20"/>
          <w:szCs w:val="20"/>
        </w:rPr>
        <w:t xml:space="preserve">"خلال 24 ساعة ودون رسوم إضافية" وعد قوي وممتاز تسويقيًا، لكن يُرجى تأكيده مع الفريق الفني قبل الطباعة.</w:t>
      </w:r>
    </w:p>
  </w:comment>
  <w:comment w:id="8" w:author="Claude" w:date="2026-09-23T06:01:16Z" w:initials="C">
    <w:p w14:paraId="566B2684" w14:textId="77777777">
      <w:r>
        <w:rPr>
          <w:rStyle w:val="CommentReference"/>
        </w:rPr>
        <w:annotationRef/>
      </w:r>
      <w:r>
        <w:rPr>
          <w:color w:val="000000"/>
          <w:sz w:val="20"/>
          <w:szCs w:val="20"/>
        </w:rPr>
        <w:t xml:space="preserve">وحّدت صيغة العنوان مع باقي الأقسام ("ما الذي تضيفه... إلى...").</w:t>
      </w:r>
    </w:p>
  </w:comment>
  <w:comment w:id="9" w:author="Claude" w:date="2026-09-23T06:01:16Z" w:initials="C">
    <w:p w14:paraId="73344DCE" w14:textId="77777777">
      <w:r>
        <w:rPr>
          <w:rStyle w:val="CommentReference"/>
        </w:rPr>
        <w:annotationRef/>
      </w:r>
      <w:r>
        <w:rPr>
          <w:color w:val="000000"/>
          <w:sz w:val="20"/>
          <w:szCs w:val="20"/>
        </w:rPr>
        <w:t xml:space="preserve">حافظت على جملة "القرار النهائي لعضو هيئة التدريس" لأنها تطمئن العميل من قلق الاعتماد الكامل على الذكاء الاصطناعي؛ نقطة مهمة جدًا تسويقيًا.</w:t>
      </w:r>
    </w:p>
  </w:comment>
  <w:comment w:id="10" w:author="Claude" w:date="2026-09-23T06:01:17Z" w:initials="C">
    <w:p w14:paraId="61A3DECE" w14:textId="77777777">
      <w:r>
        <w:rPr>
          <w:rStyle w:val="CommentReference"/>
        </w:rPr>
        <w:annotationRef/>
      </w:r>
      <w:r>
        <w:rPr>
          <w:color w:val="000000"/>
          <w:sz w:val="20"/>
          <w:szCs w:val="20"/>
        </w:rPr>
        <w:t xml:space="preserve">الاسم على الغلاف "ريمارك" وهنا "ريمارك أوفيس"؛ يُفضّل توحيده في الملف كله.</w:t>
      </w:r>
    </w:p>
  </w:comment>
  <w:comment w:id="11" w:author="Claude" w:date="2026-09-23T06:01:17Z" w:initials="C">
    <w:p w14:paraId="16C265F3" w14:textId="77777777">
      <w:r>
        <w:rPr>
          <w:rStyle w:val="CommentReference"/>
        </w:rPr>
        <w:annotationRef/>
      </w:r>
      <w:r>
        <w:rPr>
          <w:color w:val="000000"/>
          <w:sz w:val="20"/>
          <w:szCs w:val="20"/>
        </w:rPr>
        <w:t xml:space="preserve">تصحيح: "الالكترونى الاختبارات" ← "الإلكتروني للاختبارات" (كان ينقصها حرف اللام وهمزة الإلكتروني).</w:t>
      </w:r>
    </w:p>
  </w:comment>
  <w:comment w:id="12" w:author="Claude" w:date="2026-09-23T06:01:17Z" w:initials="C">
    <w:p w14:paraId="3B0878BF" w14:textId="77777777">
      <w:r>
        <w:rPr>
          <w:rStyle w:val="CommentReference"/>
        </w:rPr>
        <w:annotationRef/>
      </w:r>
      <w:r>
        <w:rPr>
          <w:color w:val="000000"/>
          <w:sz w:val="20"/>
          <w:szCs w:val="20"/>
        </w:rPr>
        <w:t xml:space="preserve">تصحيح: الأصل "تضيفه ريمارك" بالمؤنث، بينما النص كله يعامل ريمارك كمذكر ("يساعد ريمارك"، "يتيح ريمارك")، فتم التوحيد.</w:t>
      </w:r>
    </w:p>
  </w:comment>
  <w:comment w:id="13" w:author="Claude" w:date="2026-09-23T06:01:17Z" w:initials="C">
    <w:p w14:paraId="1B609500" w14:textId="77777777">
      <w:r>
        <w:rPr>
          <w:rStyle w:val="CommentReference"/>
        </w:rPr>
        <w:annotationRef/>
      </w:r>
      <w:r>
        <w:rPr>
          <w:color w:val="000000"/>
          <w:sz w:val="20"/>
          <w:szCs w:val="20"/>
        </w:rPr>
        <w:t xml:space="preserve">ذكر رقم الإصدار (12.3) سيجعل البروشور قديمًا مع أول تحديث. الأفضل حذفه أو كتابة "في أحدث إصدار" إلا لو كان الرقم نفسه نقطة بيع.</w:t>
      </w:r>
    </w:p>
  </w:comment>
  <w:comment w:id="14" w:author="Claude" w:date="2026-09-23T06:01:17Z" w:initials="C">
    <w:p w14:paraId="139F58D8" w14:textId="77777777">
      <w:r>
        <w:rPr>
          <w:rStyle w:val="CommentReference"/>
        </w:rPr>
        <w:annotationRef/>
      </w:r>
      <w:r>
        <w:rPr>
          <w:color w:val="000000"/>
          <w:sz w:val="20"/>
          <w:szCs w:val="20"/>
        </w:rPr>
        <w:t xml:space="preserve">استبدلت "دقة استثنائية" بـ"دقة عالية" لأن الوصف المطلق بدون رقم يبدو مبالغة. لو عندكم نسبة دقة موثقة (مثلًا 99.9%) فذكرها هنا سيكون أقوى بكثير من أي صفة.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72CF3" w15:done="0"/>
  <w15:commentEx w15:paraId="428D54CA" w15:done="0"/>
  <w15:commentEx w15:paraId="27B0B98A" w15:done="0"/>
  <w15:commentEx w15:paraId="620D3CA1" w15:done="0"/>
  <w15:commentEx w15:paraId="57D3789C" w15:done="0"/>
  <w15:commentEx w15:paraId="3CCE3BCC" w15:done="0"/>
  <w15:commentEx w15:paraId="73BC46AC" w15:done="0"/>
  <w15:commentEx w15:paraId="4AFF96B1" w15:done="0"/>
  <w15:commentEx w15:paraId="566B2684" w15:done="0"/>
  <w15:commentEx w15:paraId="73344DCE" w15:done="0"/>
  <w15:commentEx w15:paraId="61A3DECE" w15:done="0"/>
  <w15:commentEx w15:paraId="16C265F3" w15:done="0"/>
  <w15:commentEx w15:paraId="3B0878BF" w15:done="0"/>
  <w15:commentEx w15:paraId="1B609500" w15:done="0"/>
  <w15:commentEx w15:paraId="139F58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1568DED" w16cex:dateUtc="2026-09-23T06:01:16Z"/>
  <w16cex:commentExtensible w16cex:durableId="1E54A0A8" w16cex:dateUtc="2026-09-23T06:01:16Z"/>
  <w16cex:commentExtensible w16cex:durableId="50612F8F" w16cex:dateUtc="2026-09-23T06:01:16Z"/>
  <w16cex:commentExtensible w16cex:durableId="65AF6BE1" w16cex:dateUtc="2026-09-23T06:01:16Z"/>
  <w16cex:commentExtensible w16cex:durableId="2D8D901F" w16cex:dateUtc="2026-09-23T06:01:16Z"/>
  <w16cex:commentExtensible w16cex:durableId="15023473" w16cex:dateUtc="2026-09-23T06:01:16Z"/>
  <w16cex:commentExtensible w16cex:durableId="2C5B86A1" w16cex:dateUtc="2026-09-23T06:01:16Z"/>
  <w16cex:commentExtensible w16cex:durableId="7E2B627E" w16cex:dateUtc="2026-09-23T06:01:16Z"/>
  <w16cex:commentExtensible w16cex:durableId="09BC1279" w16cex:dateUtc="2026-09-23T06:01:16Z"/>
  <w16cex:commentExtensible w16cex:durableId="3FBFCFA4" w16cex:dateUtc="2026-09-23T06:01:16Z"/>
  <w16cex:commentExtensible w16cex:durableId="1F322D58" w16cex:dateUtc="2026-09-23T06:01:17Z"/>
  <w16cex:commentExtensible w16cex:durableId="32055251" w16cex:dateUtc="2026-09-23T06:01:17Z"/>
  <w16cex:commentExtensible w16cex:durableId="2BD013BB" w16cex:dateUtc="2026-09-23T06:01:17Z"/>
  <w16cex:commentExtensible w16cex:durableId="48C94E0D" w16cex:dateUtc="2026-09-23T06:01:17Z"/>
  <w16cex:commentExtensible w16cex:durableId="56238D4F" w16cex:dateUtc="2026-09-23T06:01: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72CF3" w16cid:durableId="51568DED"/>
  <w16cid:commentId w16cid:paraId="428D54CA" w16cid:durableId="1E54A0A8"/>
  <w16cid:commentId w16cid:paraId="27B0B98A" w16cid:durableId="50612F8F"/>
  <w16cid:commentId w16cid:paraId="620D3CA1" w16cid:durableId="65AF6BE1"/>
  <w16cid:commentId w16cid:paraId="57D3789C" w16cid:durableId="2D8D901F"/>
  <w16cid:commentId w16cid:paraId="3CCE3BCC" w16cid:durableId="15023473"/>
  <w16cid:commentId w16cid:paraId="73BC46AC" w16cid:durableId="2C5B86A1"/>
  <w16cid:commentId w16cid:paraId="4AFF96B1" w16cid:durableId="7E2B627E"/>
  <w16cid:commentId w16cid:paraId="566B2684" w16cid:durableId="09BC1279"/>
  <w16cid:commentId w16cid:paraId="73344DCE" w16cid:durableId="3FBFCFA4"/>
  <w16cid:commentId w16cid:paraId="61A3DECE" w16cid:durableId="1F322D58"/>
  <w16cid:commentId w16cid:paraId="16C265F3" w16cid:durableId="32055251"/>
  <w16cid:commentId w16cid:paraId="3B0878BF" w16cid:durableId="2BD013BB"/>
  <w16cid:commentId w16cid:paraId="1B609500" w16cid:durableId="48C94E0D"/>
  <w16cid:commentId w16cid:paraId="139F58D8" w16cid:durableId="56238D4F"/>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Arab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Arabic" w:cs="Noto Sans Arabic" w:eastAsia="Noto Sans Arabic" w:hAnsi="Noto Sans Arabic"/>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h_i7CGN00Dl1qwKvZmze8qNnatdqgvVKfwsuElCoBE/edit?usp=drive_link" TargetMode="External"/><Relationship Id="rId7" Type="http://schemas.openxmlformats.org/officeDocument/2006/relationships/comments" Target="comments.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NotoSansArabic-regular.ttf"/><Relationship Id="rId2" Type="http://schemas.openxmlformats.org/officeDocument/2006/relationships/font" Target="fonts/NotoSansArab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